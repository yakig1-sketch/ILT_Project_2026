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5854" w14:textId="77777777" w:rsidR="00353DEA" w:rsidRPr="006E75C0" w:rsidRDefault="000670DD" w:rsidP="006E75C0">
      <w:pPr>
        <w:spacing w:before="200" w:after="80"/>
        <w:jc w:val="center"/>
        <w:rPr>
          <w:bCs/>
        </w:rPr>
      </w:pPr>
      <w:r w:rsidRPr="006E75C0">
        <w:rPr>
          <w:bCs/>
          <w:color w:val="1A365D"/>
          <w:sz w:val="36"/>
        </w:rPr>
        <w:t>מערכת ILT - מסמך הגדרת דרישות תוכנה ומפרט פונקציונלי (FRS / SRS v1.0)</w:t>
      </w:r>
    </w:p>
    <w:p w14:paraId="0A99527B" w14:textId="77777777" w:rsidR="00353DEA" w:rsidRDefault="000670DD" w:rsidP="006E75C0">
      <w:r>
        <w:rPr>
          <w:i/>
          <w:color w:val="4A5568"/>
        </w:rPr>
        <w:t>אפיון דרישות פונקציונליות, שרטוט מסכים (Wireframes), תהליכי עבודה (Workflows) ומודל קליני-אלגוריתמי</w:t>
      </w:r>
    </w:p>
    <w:tbl>
      <w:tblPr>
        <w:bidiVisual/>
        <w:tblW w:w="0" w:type="auto"/>
        <w:jc w:val="center"/>
        <w:tblLook w:val="04A0" w:firstRow="1" w:lastRow="0" w:firstColumn="1" w:lastColumn="0" w:noHBand="0" w:noVBand="1"/>
      </w:tblPr>
      <w:tblGrid>
        <w:gridCol w:w="2151"/>
        <w:gridCol w:w="2724"/>
        <w:gridCol w:w="2149"/>
        <w:gridCol w:w="2725"/>
      </w:tblGrid>
      <w:tr w:rsidR="00353DEA" w14:paraId="4A3A1492" w14:textId="77777777">
        <w:trPr>
          <w:jc w:val="center"/>
        </w:trPr>
        <w:tc>
          <w:tcPr>
            <w:tcW w:w="2160" w:type="dxa"/>
            <w:shd w:val="clear" w:color="auto" w:fill="2B6CB0"/>
            <w:tcMar>
              <w:top w:w="100" w:type="dxa"/>
              <w:left w:w="100" w:type="dxa"/>
              <w:bottom w:w="100" w:type="dxa"/>
              <w:right w:w="100" w:type="dxa"/>
            </w:tcMar>
          </w:tcPr>
          <w:p w14:paraId="36FDE27F" w14:textId="77777777" w:rsidR="00353DEA" w:rsidRDefault="000670DD" w:rsidP="006E75C0">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44E6E340" w14:textId="77777777" w:rsidR="00353DEA" w:rsidRDefault="000670DD" w:rsidP="006E75C0">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68A8E22B" w14:textId="77777777" w:rsidR="00353DEA" w:rsidRDefault="000670DD" w:rsidP="006E75C0">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31F9763F" w14:textId="77777777" w:rsidR="00353DEA" w:rsidRDefault="000670DD" w:rsidP="006E75C0">
            <w:pPr>
              <w:spacing w:before="40" w:after="40"/>
            </w:pPr>
            <w:r>
              <w:rPr>
                <w:b/>
                <w:color w:val="FFFFFF"/>
                <w:sz w:val="19"/>
              </w:rPr>
              <w:t>ערך והגדרה</w:t>
            </w:r>
          </w:p>
        </w:tc>
      </w:tr>
      <w:tr w:rsidR="00353DEA" w14:paraId="2013F35F" w14:textId="77777777">
        <w:trPr>
          <w:jc w:val="center"/>
        </w:trPr>
        <w:tc>
          <w:tcPr>
            <w:tcW w:w="2160" w:type="dxa"/>
            <w:shd w:val="clear" w:color="auto" w:fill="FFFFFF"/>
            <w:tcMar>
              <w:top w:w="80" w:type="dxa"/>
              <w:left w:w="100" w:type="dxa"/>
              <w:bottom w:w="80" w:type="dxa"/>
              <w:right w:w="100" w:type="dxa"/>
            </w:tcMar>
          </w:tcPr>
          <w:p w14:paraId="3133FC08" w14:textId="77777777" w:rsidR="00353DEA" w:rsidRDefault="000670DD" w:rsidP="006E75C0">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32589453" w14:textId="77777777" w:rsidR="00353DEA" w:rsidRDefault="000670DD" w:rsidP="006E75C0">
            <w:pPr>
              <w:spacing w:before="30" w:after="30"/>
            </w:pPr>
            <w:r>
              <w:rPr>
                <w:color w:val="2D3748"/>
                <w:sz w:val="17"/>
              </w:rPr>
              <w:t>ILT-FRS-V1.0 (Functional Specification)</w:t>
            </w:r>
          </w:p>
        </w:tc>
        <w:tc>
          <w:tcPr>
            <w:tcW w:w="2160" w:type="dxa"/>
            <w:shd w:val="clear" w:color="auto" w:fill="FFFFFF"/>
            <w:tcMar>
              <w:top w:w="80" w:type="dxa"/>
              <w:left w:w="100" w:type="dxa"/>
              <w:bottom w:w="80" w:type="dxa"/>
              <w:right w:w="100" w:type="dxa"/>
            </w:tcMar>
          </w:tcPr>
          <w:p w14:paraId="0B3F10B1" w14:textId="77777777" w:rsidR="00353DEA" w:rsidRDefault="000670DD" w:rsidP="006E75C0">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D70164B" w14:textId="77777777" w:rsidR="00353DEA" w:rsidRDefault="000670DD" w:rsidP="006E75C0">
            <w:pPr>
              <w:spacing w:before="30" w:after="30"/>
            </w:pPr>
            <w:r>
              <w:rPr>
                <w:color w:val="2D3748"/>
                <w:sz w:val="17"/>
              </w:rPr>
              <w:t>אוקטובר 2026</w:t>
            </w:r>
          </w:p>
        </w:tc>
      </w:tr>
      <w:tr w:rsidR="00353DEA" w14:paraId="76A20678" w14:textId="77777777">
        <w:trPr>
          <w:jc w:val="center"/>
        </w:trPr>
        <w:tc>
          <w:tcPr>
            <w:tcW w:w="2160" w:type="dxa"/>
            <w:shd w:val="clear" w:color="auto" w:fill="F7FAFC"/>
            <w:tcMar>
              <w:top w:w="80" w:type="dxa"/>
              <w:left w:w="100" w:type="dxa"/>
              <w:bottom w:w="80" w:type="dxa"/>
              <w:right w:w="100" w:type="dxa"/>
            </w:tcMar>
          </w:tcPr>
          <w:p w14:paraId="386C38DD" w14:textId="77777777" w:rsidR="00353DEA" w:rsidRDefault="000670DD" w:rsidP="006E75C0">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2ACE365A" w14:textId="6DEB2E15" w:rsidR="00353DEA" w:rsidRDefault="000670DD" w:rsidP="006E75C0">
            <w:pPr>
              <w:spacing w:before="30" w:after="30"/>
            </w:pPr>
            <w:r>
              <w:rPr>
                <w:color w:val="2D3748"/>
                <w:sz w:val="17"/>
              </w:rPr>
              <w:t xml:space="preserve">ד"ר חגית </w:t>
            </w:r>
            <w:commentRangeStart w:id="0"/>
            <w:r>
              <w:rPr>
                <w:color w:val="2D3748"/>
                <w:sz w:val="17"/>
              </w:rPr>
              <w:t>הולנד</w:t>
            </w:r>
            <w:ins w:id="1" w:author="חגית הולנדר(מתי&quot;א רג&quot;ב)" w:date="2026-10-07T21:26:00Z" w16du:dateUtc="2026-10-07T18:26:00Z">
              <w:r w:rsidR="00FD695F">
                <w:rPr>
                  <w:rFonts w:hint="cs"/>
                  <w:color w:val="2D3748"/>
                  <w:sz w:val="17"/>
                </w:rPr>
                <w:t>ר</w:t>
              </w:r>
            </w:ins>
            <w:del w:id="2" w:author="חגית הולנדר(מתי&quot;א רג&quot;ב)" w:date="2026-10-07T21:26:00Z" w16du:dateUtc="2026-10-07T18:26:00Z">
              <w:r w:rsidDel="00FD695F">
                <w:rPr>
                  <w:color w:val="2D3748"/>
                  <w:sz w:val="17"/>
                </w:rPr>
                <w:delText>ר</w:delText>
              </w:r>
            </w:del>
            <w:commentRangeEnd w:id="0"/>
            <w:r w:rsidR="00FD695F">
              <w:rPr>
                <w:rStyle w:val="CommentReference"/>
                <w:color w:val="2D3748"/>
                <w:sz w:val="17"/>
                <w:szCs w:val="22"/>
              </w:rPr>
              <w:commentReference w:id="0"/>
            </w:r>
            <w:r>
              <w:rPr>
                <w:color w:val="2D3748"/>
                <w:sz w:val="17"/>
              </w:rPr>
              <w:t xml:space="preserve"> ופרופ' אסתי עדי-יפה (אונ' בר-אילן)</w:t>
            </w:r>
            <w:ins w:id="3" w:author="חגית הולנדר(מתי&quot;א רג&quot;ב)" w:date="2026-10-07T21:26:00Z" w16du:dateUtc="2026-10-07T18:26:00Z">
              <w:r w:rsidR="00FD695F">
                <w:rPr>
                  <w:rFonts w:hint="cs"/>
                  <w:color w:val="2D3748"/>
                  <w:sz w:val="17"/>
                </w:rPr>
                <w:t>, ד"ר שושי דורפברגר מכללת גורדון</w:t>
              </w:r>
            </w:ins>
          </w:p>
        </w:tc>
        <w:tc>
          <w:tcPr>
            <w:tcW w:w="2160" w:type="dxa"/>
            <w:shd w:val="clear" w:color="auto" w:fill="F7FAFC"/>
            <w:tcMar>
              <w:top w:w="80" w:type="dxa"/>
              <w:left w:w="100" w:type="dxa"/>
              <w:bottom w:w="80" w:type="dxa"/>
              <w:right w:w="100" w:type="dxa"/>
            </w:tcMar>
          </w:tcPr>
          <w:p w14:paraId="4407D9C9" w14:textId="77777777" w:rsidR="00353DEA" w:rsidRDefault="000670DD" w:rsidP="006E75C0">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7C3ACB9B" w14:textId="77777777" w:rsidR="00353DEA" w:rsidRDefault="000670DD" w:rsidP="006E75C0">
            <w:pPr>
              <w:spacing w:before="30" w:after="30"/>
            </w:pPr>
            <w:r>
              <w:rPr>
                <w:color w:val="2D3748"/>
                <w:sz w:val="17"/>
              </w:rPr>
              <w:t>Wacom Movink / DTHA116 (EMR 133Hz)</w:t>
            </w:r>
          </w:p>
        </w:tc>
      </w:tr>
      <w:tr w:rsidR="00353DEA" w14:paraId="6EFDAE4C" w14:textId="77777777">
        <w:trPr>
          <w:jc w:val="center"/>
        </w:trPr>
        <w:tc>
          <w:tcPr>
            <w:tcW w:w="2160" w:type="dxa"/>
            <w:shd w:val="clear" w:color="auto" w:fill="FFFFFF"/>
            <w:tcMar>
              <w:top w:w="80" w:type="dxa"/>
              <w:left w:w="100" w:type="dxa"/>
              <w:bottom w:w="80" w:type="dxa"/>
              <w:right w:w="100" w:type="dxa"/>
            </w:tcMar>
          </w:tcPr>
          <w:p w14:paraId="40DF31E3" w14:textId="77777777" w:rsidR="00353DEA" w:rsidRDefault="000670DD" w:rsidP="006E75C0">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4D89BAE3" w14:textId="77777777" w:rsidR="00353DEA" w:rsidRDefault="000670DD" w:rsidP="006E75C0">
            <w:pPr>
              <w:spacing w:before="30" w:after="30"/>
            </w:pPr>
            <w:r>
              <w:rPr>
                <w:color w:val="2D3748"/>
                <w:sz w:val="17"/>
              </w:rPr>
              <w:t>גרסה מאושרת מלאה (כולל תשובות החוקרות)</w:t>
            </w:r>
          </w:p>
        </w:tc>
        <w:tc>
          <w:tcPr>
            <w:tcW w:w="2160" w:type="dxa"/>
            <w:shd w:val="clear" w:color="auto" w:fill="FFFFFF"/>
            <w:tcMar>
              <w:top w:w="80" w:type="dxa"/>
              <w:left w:w="100" w:type="dxa"/>
              <w:bottom w:w="80" w:type="dxa"/>
              <w:right w:w="100" w:type="dxa"/>
            </w:tcMar>
          </w:tcPr>
          <w:p w14:paraId="37D3861C" w14:textId="77777777" w:rsidR="00353DEA" w:rsidRDefault="000670DD" w:rsidP="006E75C0">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48CCAC60" w14:textId="77777777" w:rsidR="00353DEA" w:rsidRDefault="000670DD" w:rsidP="006E75C0">
            <w:pPr>
              <w:spacing w:before="30" w:after="30"/>
            </w:pPr>
            <w:r>
              <w:rPr>
                <w:color w:val="2D3748"/>
                <w:sz w:val="17"/>
              </w:rPr>
              <w:t>תלמידי כיתות ב' (בדגש על רקע Low-SES)</w:t>
            </w:r>
          </w:p>
        </w:tc>
      </w:tr>
      <w:tr w:rsidR="00353DEA" w14:paraId="290E56A2" w14:textId="77777777">
        <w:trPr>
          <w:jc w:val="center"/>
        </w:trPr>
        <w:tc>
          <w:tcPr>
            <w:tcW w:w="2160" w:type="dxa"/>
            <w:shd w:val="clear" w:color="auto" w:fill="F7FAFC"/>
            <w:tcMar>
              <w:top w:w="80" w:type="dxa"/>
              <w:left w:w="100" w:type="dxa"/>
              <w:bottom w:w="80" w:type="dxa"/>
              <w:right w:w="100" w:type="dxa"/>
            </w:tcMar>
          </w:tcPr>
          <w:p w14:paraId="15148822" w14:textId="77777777" w:rsidR="00353DEA" w:rsidRDefault="000670DD" w:rsidP="006E75C0">
            <w:pPr>
              <w:spacing w:before="30" w:after="30"/>
            </w:pPr>
            <w:r>
              <w:rPr>
                <w:color w:val="2D3748"/>
                <w:sz w:val="17"/>
              </w:rPr>
              <w:t>ארכיטקטורה ורשת:</w:t>
            </w:r>
          </w:p>
        </w:tc>
        <w:tc>
          <w:tcPr>
            <w:tcW w:w="2736" w:type="dxa"/>
            <w:shd w:val="clear" w:color="auto" w:fill="F7FAFC"/>
            <w:tcMar>
              <w:top w:w="80" w:type="dxa"/>
              <w:left w:w="100" w:type="dxa"/>
              <w:bottom w:w="80" w:type="dxa"/>
              <w:right w:w="100" w:type="dxa"/>
            </w:tcMar>
          </w:tcPr>
          <w:p w14:paraId="4FB730D4" w14:textId="77777777" w:rsidR="00353DEA" w:rsidRDefault="000670DD" w:rsidP="006E75C0">
            <w:pPr>
              <w:spacing w:before="30" w:after="30"/>
            </w:pPr>
            <w:r>
              <w:rPr>
                <w:color w:val="2D3748"/>
                <w:sz w:val="17"/>
              </w:rPr>
              <w:t>Web Kiosk + P2P LAN Direct (Local Wi-Fi)</w:t>
            </w:r>
          </w:p>
        </w:tc>
        <w:tc>
          <w:tcPr>
            <w:tcW w:w="2160" w:type="dxa"/>
            <w:shd w:val="clear" w:color="auto" w:fill="F7FAFC"/>
            <w:tcMar>
              <w:top w:w="80" w:type="dxa"/>
              <w:left w:w="100" w:type="dxa"/>
              <w:bottom w:w="80" w:type="dxa"/>
              <w:right w:w="100" w:type="dxa"/>
            </w:tcMar>
          </w:tcPr>
          <w:p w14:paraId="41D922DC" w14:textId="77777777" w:rsidR="00353DEA" w:rsidRDefault="000670DD" w:rsidP="006E75C0">
            <w:pPr>
              <w:spacing w:before="30" w:after="30"/>
            </w:pPr>
            <w:r>
              <w:rPr>
                <w:color w:val="2D3748"/>
                <w:sz w:val="17"/>
              </w:rPr>
              <w:t>סנכרון ענן:</w:t>
            </w:r>
          </w:p>
        </w:tc>
        <w:tc>
          <w:tcPr>
            <w:tcW w:w="2736" w:type="dxa"/>
            <w:shd w:val="clear" w:color="auto" w:fill="F7FAFC"/>
            <w:tcMar>
              <w:top w:w="80" w:type="dxa"/>
              <w:left w:w="100" w:type="dxa"/>
              <w:bottom w:w="80" w:type="dxa"/>
              <w:right w:w="100" w:type="dxa"/>
            </w:tcMar>
          </w:tcPr>
          <w:p w14:paraId="421B36B3" w14:textId="77777777" w:rsidR="00353DEA" w:rsidRDefault="000670DD" w:rsidP="006E75C0">
            <w:pPr>
              <w:spacing w:before="30" w:after="30"/>
            </w:pPr>
            <w:r>
              <w:rPr>
                <w:color w:val="2D3748"/>
                <w:sz w:val="17"/>
              </w:rPr>
              <w:t>אסינכרוני (PostgreSQL, TimescaleDB, MinIO)</w:t>
            </w:r>
          </w:p>
        </w:tc>
      </w:tr>
    </w:tbl>
    <w:p w14:paraId="261E4405" w14:textId="77777777" w:rsidR="00353DEA" w:rsidRDefault="00353DEA" w:rsidP="006E75C0">
      <w:pPr>
        <w:spacing w:before="40" w:after="80"/>
      </w:pPr>
    </w:p>
    <w:p w14:paraId="72242C03" w14:textId="77777777" w:rsidR="00353DEA" w:rsidRDefault="000670DD" w:rsidP="006E75C0">
      <w:pPr>
        <w:spacing w:before="280" w:after="80"/>
      </w:pPr>
      <w:r>
        <w:rPr>
          <w:b/>
          <w:color w:val="1A365D"/>
          <w:sz w:val="28"/>
        </w:rPr>
        <w:t>1. מבוא, מטרות המערכת ורקע קליני-מחקרי מעודכן</w:t>
      </w:r>
    </w:p>
    <w:p w14:paraId="70B951C5" w14:textId="6F366CCB" w:rsidR="00353DEA" w:rsidRDefault="000670DD" w:rsidP="00B718A9">
      <w:pPr>
        <w:spacing w:before="40" w:after="80"/>
      </w:pPr>
      <w:r>
        <w:rPr>
          <w:color w:val="2D3748"/>
          <w:sz w:val="20"/>
        </w:rPr>
        <w:t xml:space="preserve">מסמך זה מהווה את מפרט הדרישות הפונקציונליות וההנדסיות המלא (Functional Requirements Specification - FRS v1.0) עבור פיתוח מערכת ILT (Invented Letter Task). המערכת מהווה פלטפורמת מחקר חינוכית בקוד פתוח, שפותחה במטרה לאפשר איתור מוקדם, מדויק ובר-השוואה של </w:t>
      </w:r>
      <w:ins w:id="4" w:author="חגית הולנדר(מתי&quot;א רג&quot;ב)" w:date="2026-10-07T23:06:00Z">
        <w:r w:rsidR="00B718A9" w:rsidRPr="00B718A9">
          <w:rPr>
            <w:color w:val="2D3748"/>
            <w:sz w:val="20"/>
          </w:rPr>
          <w:t>ילדים</w:t>
        </w:r>
        <w:r w:rsidR="00B718A9" w:rsidRPr="00B718A9">
          <w:rPr>
            <w:color w:val="2D3748"/>
            <w:sz w:val="20"/>
            <w:rtl w:val="0"/>
            <w:lang/>
          </w:rPr>
          <w:t xml:space="preserve"> </w:t>
        </w:r>
        <w:r w:rsidR="00B718A9" w:rsidRPr="00B718A9">
          <w:rPr>
            <w:color w:val="2D3748"/>
            <w:sz w:val="20"/>
          </w:rPr>
          <w:t>צעירים</w:t>
        </w:r>
        <w:r w:rsidR="00B718A9" w:rsidRPr="00B718A9">
          <w:rPr>
            <w:color w:val="2D3748"/>
            <w:sz w:val="20"/>
            <w:rtl w:val="0"/>
            <w:lang/>
          </w:rPr>
          <w:t xml:space="preserve"> </w:t>
        </w:r>
        <w:r w:rsidR="00B718A9" w:rsidRPr="00B718A9">
          <w:rPr>
            <w:color w:val="2D3748"/>
            <w:sz w:val="20"/>
          </w:rPr>
          <w:t>ותלמידים</w:t>
        </w:r>
        <w:r w:rsidR="00B718A9" w:rsidRPr="00B718A9">
          <w:rPr>
            <w:color w:val="2D3748"/>
            <w:sz w:val="20"/>
            <w:rtl w:val="0"/>
            <w:lang/>
          </w:rPr>
          <w:t xml:space="preserve"> </w:t>
        </w:r>
        <w:r w:rsidR="00B718A9" w:rsidRPr="00B718A9">
          <w:rPr>
            <w:color w:val="2D3748"/>
            <w:sz w:val="20"/>
          </w:rPr>
          <w:t>בכיתות</w:t>
        </w:r>
        <w:r w:rsidR="00B718A9" w:rsidRPr="00B718A9">
          <w:rPr>
            <w:color w:val="2D3748"/>
            <w:sz w:val="20"/>
            <w:rtl w:val="0"/>
            <w:lang/>
          </w:rPr>
          <w:t xml:space="preserve"> </w:t>
        </w:r>
        <w:r w:rsidR="00B718A9" w:rsidRPr="00B718A9">
          <w:rPr>
            <w:color w:val="2D3748"/>
            <w:sz w:val="20"/>
          </w:rPr>
          <w:t>היסודי</w:t>
        </w:r>
        <w:r w:rsidR="00B718A9" w:rsidRPr="00B718A9">
          <w:rPr>
            <w:color w:val="2D3748"/>
            <w:sz w:val="20"/>
            <w:rtl w:val="0"/>
            <w:lang/>
          </w:rPr>
          <w:t xml:space="preserve"> </w:t>
        </w:r>
        <w:r w:rsidR="00B718A9" w:rsidRPr="00B718A9">
          <w:rPr>
            <w:color w:val="2D3748"/>
            <w:sz w:val="20"/>
          </w:rPr>
          <w:t>המוקדמות</w:t>
        </w:r>
        <w:r w:rsidR="00B718A9" w:rsidRPr="00B718A9">
          <w:rPr>
            <w:color w:val="2D3748"/>
            <w:sz w:val="20"/>
            <w:rtl w:val="0"/>
            <w:lang/>
          </w:rPr>
          <w:t xml:space="preserve"> </w:t>
        </w:r>
        <w:r w:rsidR="00B718A9" w:rsidRPr="00B718A9">
          <w:rPr>
            <w:color w:val="2D3748"/>
            <w:sz w:val="20"/>
          </w:rPr>
          <w:t>מהחינוך</w:t>
        </w:r>
        <w:r w:rsidR="00B718A9" w:rsidRPr="00B718A9">
          <w:rPr>
            <w:color w:val="2D3748"/>
            <w:sz w:val="20"/>
            <w:rtl w:val="0"/>
            <w:lang/>
          </w:rPr>
          <w:t xml:space="preserve"> </w:t>
        </w:r>
        <w:r w:rsidR="00B718A9" w:rsidRPr="00B718A9">
          <w:rPr>
            <w:color w:val="2D3748"/>
            <w:sz w:val="20"/>
          </w:rPr>
          <w:t>המיוחד</w:t>
        </w:r>
        <w:r w:rsidR="00B718A9" w:rsidRPr="00B718A9">
          <w:rPr>
            <w:color w:val="2D3748"/>
            <w:sz w:val="20"/>
            <w:rtl w:val="0"/>
            <w:lang/>
          </w:rPr>
          <w:t xml:space="preserve"> </w:t>
        </w:r>
        <w:r w:rsidR="00B718A9" w:rsidRPr="00B718A9">
          <w:rPr>
            <w:color w:val="2D3748"/>
            <w:sz w:val="20"/>
          </w:rPr>
          <w:t>ומהחינוך</w:t>
        </w:r>
        <w:r w:rsidR="00B718A9" w:rsidRPr="00B718A9">
          <w:rPr>
            <w:color w:val="2D3748"/>
            <w:sz w:val="20"/>
            <w:rtl w:val="0"/>
            <w:lang/>
          </w:rPr>
          <w:t xml:space="preserve"> </w:t>
        </w:r>
        <w:r w:rsidR="00B718A9" w:rsidRPr="00B718A9">
          <w:rPr>
            <w:color w:val="2D3748"/>
            <w:sz w:val="20"/>
          </w:rPr>
          <w:t>הרגיל</w:t>
        </w:r>
        <w:r w:rsidR="00B718A9" w:rsidRPr="00B718A9">
          <w:rPr>
            <w:color w:val="2D3748"/>
            <w:sz w:val="20"/>
            <w:rtl w:val="0"/>
            <w:lang/>
          </w:rPr>
          <w:t xml:space="preserve"> </w:t>
        </w:r>
      </w:ins>
      <w:del w:id="5" w:author="חגית הולנדר(מתי&quot;א רג&quot;ב)" w:date="2026-10-07T23:06:00Z" w16du:dateUtc="2026-10-07T20:06:00Z">
        <w:r w:rsidDel="00B718A9">
          <w:rPr>
            <w:color w:val="2D3748"/>
            <w:sz w:val="20"/>
          </w:rPr>
          <w:delText xml:space="preserve">תלמידי כיתות ב' </w:delText>
        </w:r>
      </w:del>
      <w:r>
        <w:rPr>
          <w:color w:val="2D3748"/>
          <w:sz w:val="20"/>
        </w:rPr>
        <w:t>הנמצאים בסיכון ללקויות למידה (דיסלקציה,</w:t>
      </w:r>
      <w:ins w:id="6" w:author="חגית הולנדר(מתי&quot;א רג&quot;ב)" w:date="2026-10-07T23:06:00Z" w16du:dateUtc="2026-10-07T20:06:00Z">
        <w:r w:rsidR="00E77F9D">
          <w:rPr>
            <w:rFonts w:hint="cs"/>
            <w:color w:val="2D3748"/>
            <w:sz w:val="20"/>
          </w:rPr>
          <w:t xml:space="preserve"> </w:t>
        </w:r>
      </w:ins>
      <w:del w:id="7" w:author="חגית הולנדר(מתי&quot;א רג&quot;ב)" w:date="2026-10-07T23:06:00Z" w16du:dateUtc="2026-10-07T20:06:00Z">
        <w:r w:rsidDel="00E77F9D">
          <w:rPr>
            <w:color w:val="2D3748"/>
            <w:sz w:val="20"/>
          </w:rPr>
          <w:delText xml:space="preserve"> </w:delText>
        </w:r>
      </w:del>
      <w:r>
        <w:rPr>
          <w:color w:val="2D3748"/>
          <w:sz w:val="20"/>
        </w:rPr>
        <w:t>דיסגרפיה ולקויי אוריינות), בדגש מיוחד על אוכלוסיות מרקע סוציו-אקונומי נמוך (Low-SES)</w:t>
      </w:r>
      <w:ins w:id="8" w:author="חגית הולנדר(מתי&quot;א רג&quot;ב)" w:date="2026-10-07T23:06:00Z" w16du:dateUtc="2026-10-07T20:06:00Z">
        <w:r w:rsidR="00E77F9D">
          <w:rPr>
            <w:rFonts w:hint="cs"/>
            <w:color w:val="2D3748"/>
            <w:sz w:val="20"/>
          </w:rPr>
          <w:t>.</w:t>
        </w:r>
      </w:ins>
      <w:del w:id="9" w:author="חגית הולנדר(מתי&quot;א רג&quot;ב)" w:date="2026-10-07T23:06:00Z" w16du:dateUtc="2026-10-07T20:06:00Z">
        <w:r w:rsidDel="00E77F9D">
          <w:rPr>
            <w:color w:val="2D3748"/>
            <w:sz w:val="20"/>
          </w:rPr>
          <w:delText>.</w:delText>
        </w:r>
      </w:del>
    </w:p>
    <w:p w14:paraId="1082D4F3" w14:textId="77777777" w:rsidR="00353DEA" w:rsidRDefault="000670DD" w:rsidP="006E75C0">
      <w:pPr>
        <w:spacing w:before="180" w:after="60"/>
      </w:pPr>
      <w:r>
        <w:rPr>
          <w:b/>
          <w:color w:val="2B6CB0"/>
          <w:sz w:val="23"/>
        </w:rPr>
        <w:t>1.</w:t>
      </w:r>
      <w:commentRangeStart w:id="10"/>
      <w:r>
        <w:rPr>
          <w:b/>
          <w:color w:val="2B6CB0"/>
          <w:sz w:val="23"/>
        </w:rPr>
        <w:t>1 הרציונל המדעי ומערכת הלמידה הפרוצדורלית (Procedural Learning System - PLS)</w:t>
      </w:r>
      <w:commentRangeEnd w:id="10"/>
      <w:r w:rsidR="00B718A9">
        <w:rPr>
          <w:rStyle w:val="CommentReference"/>
          <w:sz w:val="22"/>
          <w:szCs w:val="22"/>
        </w:rPr>
        <w:commentReference w:id="10"/>
      </w:r>
    </w:p>
    <w:p w14:paraId="063034CA" w14:textId="7F8FB518" w:rsidR="00353DEA" w:rsidRDefault="000670DD" w:rsidP="006E75C0">
      <w:pPr>
        <w:spacing w:before="40" w:after="80"/>
      </w:pPr>
      <w:r>
        <w:rPr>
          <w:color w:val="2D3748"/>
          <w:sz w:val="20"/>
        </w:rPr>
        <w:t>מחקר</w:t>
      </w:r>
      <w:ins w:id="11" w:author="חגית הולנדר(מתי&quot;א רג&quot;ב)" w:date="2026-10-07T21:29:00Z" w16du:dateUtc="2026-10-07T18:29:00Z">
        <w:r w:rsidR="00FD695F">
          <w:rPr>
            <w:rFonts w:hint="cs"/>
            <w:color w:val="2D3748"/>
            <w:sz w:val="20"/>
          </w:rPr>
          <w:t xml:space="preserve">יהן </w:t>
        </w:r>
      </w:ins>
      <w:del w:id="12" w:author="חגית הולנדר(מתי&quot;א רג&quot;ב)" w:date="2026-10-07T21:29:00Z" w16du:dateUtc="2026-10-07T18:29:00Z">
        <w:r w:rsidDel="00FD695F">
          <w:rPr>
            <w:color w:val="2D3748"/>
            <w:sz w:val="20"/>
          </w:rPr>
          <w:delText>ן</w:delText>
        </w:r>
      </w:del>
      <w:del w:id="13" w:author="חגית הולנדר(מתי&quot;א רג&quot;ב)" w:date="2026-10-07T21:30:00Z" w16du:dateUtc="2026-10-07T18:30:00Z">
        <w:r w:rsidDel="00FD695F">
          <w:rPr>
            <w:color w:val="2D3748"/>
            <w:sz w:val="20"/>
          </w:rPr>
          <w:delText xml:space="preserve"> </w:delText>
        </w:r>
      </w:del>
      <w:r>
        <w:rPr>
          <w:color w:val="2D3748"/>
          <w:sz w:val="20"/>
        </w:rPr>
        <w:t xml:space="preserve">של ד"ר חגית הולנדר ופרופ' אסתי עדי-יפה מבית הספר לחינוך באוניברסיטת בר-אילן </w:t>
      </w:r>
      <w:ins w:id="14" w:author="חגית הולנדר(מתי&quot;א רג&quot;ב)" w:date="2026-10-07T21:30:00Z" w16du:dateUtc="2026-10-07T18:30:00Z">
        <w:r w:rsidR="00FD695F">
          <w:rPr>
            <w:rFonts w:hint="cs"/>
            <w:color w:val="2D3748"/>
            <w:sz w:val="20"/>
          </w:rPr>
          <w:t xml:space="preserve">וחוקרים נוספים מהמעבדה של פרופ' אסתר עדי יפה, </w:t>
        </w:r>
      </w:ins>
      <w:r>
        <w:rPr>
          <w:color w:val="2D3748"/>
          <w:sz w:val="20"/>
        </w:rPr>
        <w:t>הוכיח</w:t>
      </w:r>
      <w:ins w:id="15" w:author="חגית הולנדר(מתי&quot;א רג&quot;ב)" w:date="2026-10-07T21:30:00Z" w16du:dateUtc="2026-10-07T18:30:00Z">
        <w:r w:rsidR="00FD695F">
          <w:rPr>
            <w:rFonts w:hint="cs"/>
            <w:color w:val="2D3748"/>
            <w:sz w:val="20"/>
          </w:rPr>
          <w:t>ו</w:t>
        </w:r>
      </w:ins>
      <w:r>
        <w:rPr>
          <w:color w:val="2D3748"/>
          <w:sz w:val="20"/>
        </w:rPr>
        <w:t xml:space="preserve"> קשר אמפירי מובהק בין מנגנוני רכישת מיומנות מוטורית </w:t>
      </w:r>
      <w:ins w:id="16" w:author="חגית הולנדר(מתי&quot;א רג&quot;ב)" w:date="2026-10-07T21:44:00Z" w16du:dateUtc="2026-10-07T18:44:00Z">
        <w:r w:rsidR="00DC6785">
          <w:rPr>
            <w:rFonts w:hint="cs"/>
            <w:color w:val="2D3748"/>
            <w:sz w:val="20"/>
          </w:rPr>
          <w:t xml:space="preserve">פשוטה </w:t>
        </w:r>
      </w:ins>
      <w:r>
        <w:rPr>
          <w:color w:val="2D3748"/>
          <w:sz w:val="20"/>
        </w:rPr>
        <w:t xml:space="preserve">חדשה (Procedural Memory Consolidation) לבין רכישת שפה כתובה. </w:t>
      </w:r>
      <w:ins w:id="17" w:author="חגית הולנדר(מתי&quot;א רג&quot;ב)" w:date="2026-10-07T21:45:00Z" w16du:dateUtc="2026-10-07T18:45:00Z">
        <w:r w:rsidR="00DC6785">
          <w:rPr>
            <w:rFonts w:hint="cs"/>
            <w:color w:val="2D3748"/>
            <w:sz w:val="20"/>
          </w:rPr>
          <w:t>השלב הראשון ב</w:t>
        </w:r>
        <w:r w:rsidR="001068C9">
          <w:rPr>
            <w:rFonts w:hint="cs"/>
            <w:color w:val="2D3748"/>
            <w:sz w:val="20"/>
          </w:rPr>
          <w:t xml:space="preserve">רכישת כתיבה היא למידה של עיצוב האותיות. </w:t>
        </w:r>
      </w:ins>
      <w:r>
        <w:rPr>
          <w:color w:val="2D3748"/>
          <w:sz w:val="20"/>
        </w:rPr>
        <w:t>כתיבת אותיות אמיתיות</w:t>
      </w:r>
      <w:ins w:id="18" w:author="חגית הולנדר(מתי&quot;א רג&quot;ב)" w:date="2026-10-07T21:46:00Z" w16du:dateUtc="2026-10-07T18:46:00Z">
        <w:r w:rsidR="001068C9">
          <w:rPr>
            <w:rFonts w:hint="cs"/>
            <w:color w:val="2D3748"/>
            <w:sz w:val="20"/>
          </w:rPr>
          <w:t>,</w:t>
        </w:r>
      </w:ins>
      <w:r>
        <w:rPr>
          <w:color w:val="2D3748"/>
          <w:sz w:val="20"/>
        </w:rPr>
        <w:t xml:space="preserve"> בשפות</w:t>
      </w:r>
      <w:ins w:id="19" w:author="חגית הולנדר(מתי&quot;א רג&quot;ב)" w:date="2026-10-07T22:02:00Z" w16du:dateUtc="2026-10-07T19:02:00Z">
        <w:r w:rsidR="006F74F7">
          <w:rPr>
            <w:rFonts w:hint="cs"/>
            <w:color w:val="2D3748"/>
            <w:sz w:val="20"/>
          </w:rPr>
          <w:t xml:space="preserve"> שונות, </w:t>
        </w:r>
      </w:ins>
      <w:del w:id="20" w:author="חגית הולנדר(מתי&quot;א רג&quot;ב)" w:date="2026-10-07T22:02:00Z" w16du:dateUtc="2026-10-07T19:02:00Z">
        <w:r w:rsidDel="006F74F7">
          <w:rPr>
            <w:color w:val="2D3748"/>
            <w:sz w:val="20"/>
          </w:rPr>
          <w:delText xml:space="preserve"> קיימות </w:delText>
        </w:r>
      </w:del>
      <w:r>
        <w:rPr>
          <w:color w:val="2D3748"/>
          <w:sz w:val="20"/>
        </w:rPr>
        <w:t>מושפעת מהבדלים ב</w:t>
      </w:r>
      <w:ins w:id="21" w:author="חגית הולנדר(מתי&quot;א רג&quot;ב)" w:date="2026-10-07T21:46:00Z" w16du:dateUtc="2026-10-07T18:46:00Z">
        <w:r w:rsidR="001068C9">
          <w:rPr>
            <w:rFonts w:hint="cs"/>
            <w:color w:val="2D3748"/>
            <w:sz w:val="20"/>
          </w:rPr>
          <w:t>התנסויות מוקדמות בציור וכתיבה</w:t>
        </w:r>
      </w:ins>
      <w:del w:id="22" w:author="חגית הולנדר(מתי&quot;א רג&quot;ב)" w:date="2026-10-07T21:46:00Z" w16du:dateUtc="2026-10-07T18:46:00Z">
        <w:r w:rsidDel="001068C9">
          <w:rPr>
            <w:color w:val="2D3748"/>
            <w:sz w:val="20"/>
          </w:rPr>
          <w:delText>ניסיון קודם</w:delText>
        </w:r>
      </w:del>
      <w:r>
        <w:rPr>
          <w:color w:val="2D3748"/>
          <w:sz w:val="20"/>
        </w:rPr>
        <w:t xml:space="preserve">, </w:t>
      </w:r>
      <w:ins w:id="23" w:author="חגית הולנדר(מתי&quot;א רג&quot;ב)" w:date="2026-10-07T21:47:00Z" w16du:dateUtc="2026-10-07T18:47:00Z">
        <w:r w:rsidR="001068C9">
          <w:rPr>
            <w:rFonts w:hint="cs"/>
            <w:color w:val="2D3748"/>
            <w:sz w:val="20"/>
          </w:rPr>
          <w:t>שבחלקן ניתן לשייך לסביבה הביתית וה</w:t>
        </w:r>
      </w:ins>
      <w:r>
        <w:rPr>
          <w:color w:val="2D3748"/>
          <w:sz w:val="20"/>
        </w:rPr>
        <w:t>תיווך הורי ו</w:t>
      </w:r>
      <w:ins w:id="24" w:author="חגית הולנדר(מתי&quot;א רג&quot;ב)" w:date="2026-10-07T21:47:00Z" w16du:dateUtc="2026-10-07T18:47:00Z">
        <w:r w:rsidR="001068C9">
          <w:rPr>
            <w:rFonts w:hint="cs"/>
            <w:color w:val="2D3748"/>
            <w:sz w:val="20"/>
          </w:rPr>
          <w:t>לסביבה החינוכית ב</w:t>
        </w:r>
      </w:ins>
      <w:r>
        <w:rPr>
          <w:color w:val="2D3748"/>
          <w:sz w:val="20"/>
        </w:rPr>
        <w:t xml:space="preserve">הוראה בית-ספרית. </w:t>
      </w:r>
      <w:del w:id="25" w:author="חגית הולנדר(מתי&quot;א רג&quot;ב)" w:date="2026-10-07T21:47:00Z" w16du:dateUtc="2026-10-07T18:47:00Z">
        <w:r w:rsidDel="001068C9">
          <w:rPr>
            <w:color w:val="2D3748"/>
            <w:sz w:val="20"/>
          </w:rPr>
          <w:delText xml:space="preserve">לעומת זאת, </w:delText>
        </w:r>
      </w:del>
      <w:r>
        <w:rPr>
          <w:color w:val="2D3748"/>
          <w:sz w:val="20"/>
        </w:rPr>
        <w:t xml:space="preserve">מטלת ה-ILT </w:t>
      </w:r>
      <w:ins w:id="26" w:author="חגית הולנדר(מתי&quot;א רג&quot;ב)" w:date="2026-10-07T21:47:00Z" w16du:dateUtc="2026-10-07T18:47:00Z">
        <w:r w:rsidR="001068C9">
          <w:rPr>
            <w:color w:val="2D3748"/>
            <w:sz w:val="20"/>
          </w:rPr>
          <w:t xml:space="preserve">לעומת </w:t>
        </w:r>
      </w:ins>
      <w:ins w:id="27" w:author="חגית הולנדר(מתי&quot;א רג&quot;ב)" w:date="2026-10-07T21:48:00Z" w16du:dateUtc="2026-10-07T18:48:00Z">
        <w:r w:rsidR="001068C9">
          <w:rPr>
            <w:rFonts w:hint="cs"/>
            <w:color w:val="2D3748"/>
            <w:sz w:val="20"/>
          </w:rPr>
          <w:t xml:space="preserve">כתיבת </w:t>
        </w:r>
      </w:ins>
      <w:ins w:id="28" w:author="חגית הולנדר(מתי&quot;א רג&quot;ב)" w:date="2026-10-07T21:47:00Z" w16du:dateUtc="2026-10-07T18:47:00Z">
        <w:r w:rsidR="001068C9">
          <w:rPr>
            <w:rFonts w:hint="cs"/>
            <w:color w:val="2D3748"/>
            <w:sz w:val="20"/>
          </w:rPr>
          <w:t xml:space="preserve">אותיות </w:t>
        </w:r>
      </w:ins>
      <w:ins w:id="29" w:author="חגית הולנדר(מתי&quot;א רג&quot;ב)" w:date="2026-10-07T21:48:00Z" w16du:dateUtc="2026-10-07T18:48:00Z">
        <w:r w:rsidR="001068C9">
          <w:rPr>
            <w:rFonts w:hint="cs"/>
            <w:color w:val="2D3748"/>
            <w:sz w:val="20"/>
          </w:rPr>
          <w:t xml:space="preserve">קיימות אמיתיות, הינה </w:t>
        </w:r>
      </w:ins>
      <w:r>
        <w:rPr>
          <w:color w:val="2D3748"/>
          <w:sz w:val="20"/>
        </w:rPr>
        <w:t>מבודדת</w:t>
      </w:r>
      <w:ins w:id="30" w:author="חגית הולנדר(מתי&quot;א רג&quot;ב)" w:date="2026-10-07T21:48:00Z" w16du:dateUtc="2026-10-07T18:48:00Z">
        <w:r w:rsidR="001068C9">
          <w:rPr>
            <w:rFonts w:hint="cs"/>
            <w:color w:val="2D3748"/>
            <w:sz w:val="20"/>
          </w:rPr>
          <w:t xml:space="preserve"> שפתית</w:t>
        </w:r>
      </w:ins>
      <w:ins w:id="31" w:author="חגית הולנדר(מתי&quot;א רג&quot;ב)" w:date="2026-10-07T22:02:00Z" w16du:dateUtc="2026-10-07T19:02:00Z">
        <w:r w:rsidR="006F74F7">
          <w:rPr>
            <w:rFonts w:hint="cs"/>
            <w:color w:val="2D3748"/>
            <w:sz w:val="20"/>
          </w:rPr>
          <w:t xml:space="preserve">, בינלאומית, </w:t>
        </w:r>
      </w:ins>
      <w:ins w:id="32" w:author="חגית הולנדר(מתי&quot;א רג&quot;ב)" w:date="2026-10-07T21:49:00Z" w16du:dateUtc="2026-10-07T18:49:00Z">
        <w:r w:rsidR="001068C9">
          <w:rPr>
            <w:rFonts w:hint="cs"/>
            <w:color w:val="2D3748"/>
            <w:sz w:val="20"/>
          </w:rPr>
          <w:t>דורשת</w:t>
        </w:r>
      </w:ins>
      <w:r>
        <w:rPr>
          <w:color w:val="2D3748"/>
          <w:sz w:val="20"/>
        </w:rPr>
        <w:t xml:space="preserve"> מיומנות גרפית-מוטורית </w:t>
      </w:r>
      <w:ins w:id="33" w:author="חגית הולנדר(מתי&quot;א רג&quot;ב)" w:date="2026-10-07T21:49:00Z" w16du:dateUtc="2026-10-07T18:49:00Z">
        <w:r w:rsidR="001068C9">
          <w:rPr>
            <w:rFonts w:hint="cs"/>
            <w:color w:val="2D3748"/>
            <w:sz w:val="20"/>
          </w:rPr>
          <w:t xml:space="preserve">בלבד </w:t>
        </w:r>
      </w:ins>
      <w:del w:id="34" w:author="חגית הולנדר(מתי&quot;א רג&quot;ב)" w:date="2026-10-07T21:49:00Z" w16du:dateUtc="2026-10-07T18:49:00Z">
        <w:r w:rsidDel="001068C9">
          <w:rPr>
            <w:color w:val="2D3748"/>
            <w:sz w:val="20"/>
          </w:rPr>
          <w:delText xml:space="preserve">חדשה </w:delText>
        </w:r>
      </w:del>
      <w:del w:id="35" w:author="חגית הולנדר(מתי&quot;א רג&quot;ב)" w:date="2026-10-07T21:48:00Z" w16du:dateUtc="2026-10-07T18:48:00Z">
        <w:r w:rsidDel="001068C9">
          <w:rPr>
            <w:color w:val="2D3748"/>
            <w:sz w:val="20"/>
          </w:rPr>
          <w:delText xml:space="preserve">לחלוטין </w:delText>
        </w:r>
      </w:del>
      <w:r>
        <w:rPr>
          <w:color w:val="2D3748"/>
          <w:sz w:val="20"/>
        </w:rPr>
        <w:t>(</w:t>
      </w:r>
      <w:ins w:id="36" w:author="חגית הולנדר(מתי&quot;א רג&quot;ב)" w:date="2026-10-07T23:07:00Z" w16du:dateUtc="2026-10-07T20:07:00Z">
        <w:r w:rsidR="00E77F9D">
          <w:rPr>
            <w:rFonts w:hint="cs"/>
            <w:color w:val="2D3748"/>
            <w:sz w:val="20"/>
          </w:rPr>
          <w:t>מטלת ה</w:t>
        </w:r>
      </w:ins>
      <w:r>
        <w:rPr>
          <w:color w:val="2D3748"/>
          <w:sz w:val="20"/>
        </w:rPr>
        <w:t xml:space="preserve">אות </w:t>
      </w:r>
      <w:ins w:id="37" w:author="חגית הולנדר(מתי&quot;א רג&quot;ב)" w:date="2026-10-07T23:07:00Z" w16du:dateUtc="2026-10-07T20:07:00Z">
        <w:r w:rsidR="00E77F9D">
          <w:rPr>
            <w:rFonts w:hint="cs"/>
            <w:color w:val="2D3748"/>
            <w:sz w:val="20"/>
          </w:rPr>
          <w:t>ה</w:t>
        </w:r>
      </w:ins>
      <w:r>
        <w:rPr>
          <w:color w:val="2D3748"/>
          <w:sz w:val="20"/>
        </w:rPr>
        <w:t>מומצאת -</w:t>
      </w:r>
      <w:ins w:id="38" w:author="חגית הולנדר(מתי&quot;א רג&quot;ב)" w:date="2026-10-07T23:07:00Z" w16du:dateUtc="2026-10-07T20:07:00Z">
        <w:r w:rsidR="00E77F9D">
          <w:rPr>
            <w:color w:val="2D3748"/>
            <w:sz w:val="20"/>
            <w:rtl w:val="0"/>
          </w:rPr>
          <w:t>Task</w:t>
        </w:r>
      </w:ins>
      <w:r>
        <w:rPr>
          <w:color w:val="2D3748"/>
          <w:sz w:val="20"/>
        </w:rPr>
        <w:t xml:space="preserve"> Invented Letter)</w:t>
      </w:r>
      <w:ins w:id="39" w:author="חגית הולנדר(מתי&quot;א רג&quot;ב)" w:date="2026-10-07T22:02:00Z" w16du:dateUtc="2026-10-07T19:02:00Z">
        <w:r w:rsidR="006F74F7">
          <w:rPr>
            <w:rFonts w:hint="cs"/>
            <w:color w:val="2D3748"/>
            <w:sz w:val="20"/>
          </w:rPr>
          <w:t xml:space="preserve">. המטלה </w:t>
        </w:r>
      </w:ins>
      <w:del w:id="40" w:author="חגית הולנדר(מתי&quot;א רג&quot;ב)" w:date="2026-10-07T22:02:00Z" w16du:dateUtc="2026-10-07T19:02:00Z">
        <w:r w:rsidDel="006F74F7">
          <w:rPr>
            <w:color w:val="2D3748"/>
            <w:sz w:val="20"/>
          </w:rPr>
          <w:delText>, ה</w:delText>
        </w:r>
      </w:del>
      <w:r>
        <w:rPr>
          <w:color w:val="2D3748"/>
          <w:sz w:val="20"/>
        </w:rPr>
        <w:t>מורכבת מחיבור שלוש נקודות מטרה בקו אחד רציף</w:t>
      </w:r>
      <w:ins w:id="41" w:author="חגית הולנדר(מתי&quot;א רג&quot;ב)" w:date="2026-10-07T21:49:00Z" w16du:dateUtc="2026-10-07T18:49:00Z">
        <w:r w:rsidR="001068C9">
          <w:rPr>
            <w:rFonts w:hint="cs"/>
            <w:color w:val="2D3748"/>
            <w:sz w:val="20"/>
          </w:rPr>
          <w:t xml:space="preserve"> שיוצרת אות</w:t>
        </w:r>
      </w:ins>
      <w:r>
        <w:rPr>
          <w:color w:val="2D3748"/>
          <w:sz w:val="20"/>
        </w:rPr>
        <w:t xml:space="preserve">. </w:t>
      </w:r>
      <w:ins w:id="42" w:author="חגית הולנדר(מתי&quot;א רג&quot;ב)" w:date="2026-10-07T21:31:00Z" w16du:dateUtc="2026-10-07T18:31:00Z">
        <w:r w:rsidR="00FD695F">
          <w:rPr>
            <w:rFonts w:hint="cs"/>
            <w:color w:val="2D3748"/>
            <w:sz w:val="20"/>
          </w:rPr>
          <w:t xml:space="preserve">המטלה מאפשרת מעקב </w:t>
        </w:r>
      </w:ins>
      <w:ins w:id="43" w:author="חגית הולנדר(מתי&quot;א רג&quot;ב)" w:date="2026-10-07T21:32:00Z" w16du:dateUtc="2026-10-07T18:32:00Z">
        <w:r w:rsidR="00FD695F">
          <w:rPr>
            <w:rFonts w:hint="cs"/>
            <w:color w:val="2D3748"/>
            <w:sz w:val="20"/>
          </w:rPr>
          <w:t>ל</w:t>
        </w:r>
      </w:ins>
      <w:r>
        <w:rPr>
          <w:color w:val="2D3748"/>
          <w:sz w:val="20"/>
        </w:rPr>
        <w:t xml:space="preserve">קצב </w:t>
      </w:r>
      <w:del w:id="44" w:author="חגית הולנדר(מתי&quot;א רג&quot;ב)" w:date="2026-10-07T22:53:00Z" w16du:dateUtc="2026-10-07T19:53:00Z">
        <w:r w:rsidDel="00B718A9">
          <w:rPr>
            <w:color w:val="2D3748"/>
            <w:sz w:val="20"/>
          </w:rPr>
          <w:delText xml:space="preserve">ההתייצבות </w:delText>
        </w:r>
      </w:del>
      <w:ins w:id="45" w:author="חגית הולנדר(מתי&quot;א רג&quot;ב)" w:date="2026-10-07T22:53:00Z" w16du:dateUtc="2026-10-07T19:53:00Z">
        <w:r w:rsidR="00B718A9">
          <w:rPr>
            <w:rFonts w:hint="cs"/>
            <w:color w:val="2D3748"/>
            <w:sz w:val="20"/>
          </w:rPr>
          <w:t>הקונסולידציה (ההטמעה)</w:t>
        </w:r>
        <w:r w:rsidR="00B718A9">
          <w:rPr>
            <w:color w:val="2D3748"/>
            <w:sz w:val="20"/>
          </w:rPr>
          <w:t xml:space="preserve"> </w:t>
        </w:r>
      </w:ins>
      <w:r>
        <w:rPr>
          <w:color w:val="2D3748"/>
          <w:sz w:val="20"/>
        </w:rPr>
        <w:t xml:space="preserve">של תבנית התנועה, </w:t>
      </w:r>
      <w:ins w:id="46" w:author="חגית הולנדר(מתי&quot;א רג&quot;ב)" w:date="2026-10-07T22:53:00Z" w16du:dateUtc="2026-10-07T19:53:00Z">
        <w:r w:rsidR="00B718A9">
          <w:rPr>
            <w:rFonts w:hint="cs"/>
            <w:color w:val="2D3748"/>
            <w:sz w:val="20"/>
          </w:rPr>
          <w:t>ו</w:t>
        </w:r>
      </w:ins>
      <w:ins w:id="47" w:author="חגית הולנדר(מתי&quot;א רג&quot;ב)" w:date="2026-10-07T22:57:00Z" w16du:dateUtc="2026-10-07T19:57:00Z">
        <w:r w:rsidR="00B718A9">
          <w:rPr>
            <w:rFonts w:hint="cs"/>
            <w:color w:val="2D3748"/>
            <w:sz w:val="20"/>
          </w:rPr>
          <w:t>עוד מדדים נוספים כגון מ</w:t>
        </w:r>
      </w:ins>
      <w:ins w:id="48" w:author="חגית הולנדר(מתי&quot;א רג&quot;ב)" w:date="2026-10-07T22:53:00Z" w16du:dateUtc="2026-10-07T19:53:00Z">
        <w:r w:rsidR="00B718A9">
          <w:rPr>
            <w:rFonts w:hint="cs"/>
            <w:color w:val="2D3748"/>
            <w:sz w:val="20"/>
          </w:rPr>
          <w:t xml:space="preserve">דידה של </w:t>
        </w:r>
      </w:ins>
      <w:r>
        <w:rPr>
          <w:color w:val="2D3748"/>
          <w:sz w:val="20"/>
        </w:rPr>
        <w:t>השינוי בעוצמות הלחץ</w:t>
      </w:r>
      <w:ins w:id="49" w:author="חגית הולנדר(מתי&quot;א רג&quot;ב)" w:date="2026-10-07T22:54:00Z" w16du:dateUtc="2026-10-07T19:54:00Z">
        <w:r w:rsidR="00B718A9">
          <w:rPr>
            <w:rFonts w:hint="cs"/>
            <w:color w:val="2D3748"/>
            <w:sz w:val="20"/>
          </w:rPr>
          <w:t xml:space="preserve">. </w:t>
        </w:r>
      </w:ins>
      <w:del w:id="50" w:author="חגית הולנדר(מתי&quot;א רג&quot;ב)" w:date="2026-10-07T22:54:00Z" w16du:dateUtc="2026-10-07T19:54:00Z">
        <w:r w:rsidDel="00B718A9">
          <w:rPr>
            <w:color w:val="2D3748"/>
            <w:sz w:val="20"/>
          </w:rPr>
          <w:delText>,</w:delText>
        </w:r>
      </w:del>
      <w:ins w:id="51" w:author="חגית הולנדר(מתי&quot;א רג&quot;ב)" w:date="2026-10-07T22:57:00Z" w16du:dateUtc="2026-10-07T19:57:00Z">
        <w:r w:rsidR="00B718A9">
          <w:rPr>
            <w:rFonts w:hint="cs"/>
            <w:color w:val="2D3748"/>
            <w:sz w:val="20"/>
          </w:rPr>
          <w:t>ממצא מעניין באחד מהמחקרים מצא ש</w:t>
        </w:r>
      </w:ins>
      <w:del w:id="52" w:author="חגית הולנדר(מתי&quot;א רג&quot;ב)" w:date="2026-10-07T22:57:00Z" w16du:dateUtc="2026-10-07T19:57:00Z">
        <w:r w:rsidDel="00B718A9">
          <w:rPr>
            <w:color w:val="2D3748"/>
            <w:sz w:val="20"/>
          </w:rPr>
          <w:delText xml:space="preserve"> </w:delText>
        </w:r>
      </w:del>
      <w:del w:id="53" w:author="חגית הולנדר(מתי&quot;א רג&quot;ב)" w:date="2026-10-07T22:54:00Z" w16du:dateUtc="2026-10-07T19:54:00Z">
        <w:r w:rsidDel="00B718A9">
          <w:rPr>
            <w:color w:val="2D3748"/>
            <w:sz w:val="20"/>
          </w:rPr>
          <w:delText>ו</w:delText>
        </w:r>
      </w:del>
      <w:r>
        <w:rPr>
          <w:color w:val="2D3748"/>
          <w:sz w:val="20"/>
        </w:rPr>
        <w:t xml:space="preserve">מדדי השגיאות </w:t>
      </w:r>
      <w:ins w:id="54" w:author="חגית הולנדר(מתי&quot;א רג&quot;ב)" w:date="2026-10-07T23:42:00Z" w16du:dateUtc="2026-10-07T20:42:00Z">
        <w:r w:rsidR="00D43FAE">
          <w:rPr>
            <w:rFonts w:hint="cs"/>
            <w:color w:val="2D3748"/>
            <w:sz w:val="20"/>
          </w:rPr>
          <w:t xml:space="preserve">הקינימטים </w:t>
        </w:r>
      </w:ins>
      <w:del w:id="55" w:author="חגית הולנדר(מתי&quot;א רג&quot;ב)" w:date="2026-10-07T22:58:00Z" w16du:dateUtc="2026-10-07T19:58:00Z">
        <w:r w:rsidDel="00B718A9">
          <w:rPr>
            <w:color w:val="2D3748"/>
            <w:sz w:val="20"/>
          </w:rPr>
          <w:delText>הקינ</w:delText>
        </w:r>
      </w:del>
      <w:del w:id="56" w:author="חגית הולנדר(מתי&quot;א רג&quot;ב)" w:date="2026-10-07T22:55:00Z" w16du:dateUtc="2026-10-07T19:55:00Z">
        <w:r w:rsidDel="00B718A9">
          <w:rPr>
            <w:color w:val="2D3748"/>
            <w:sz w:val="20"/>
          </w:rPr>
          <w:delText>מ</w:delText>
        </w:r>
      </w:del>
      <w:del w:id="57" w:author="חגית הולנדר(מתי&quot;א רג&quot;ב)" w:date="2026-10-07T22:58:00Z" w16du:dateUtc="2026-10-07T19:58:00Z">
        <w:r w:rsidDel="00B718A9">
          <w:rPr>
            <w:color w:val="2D3748"/>
            <w:sz w:val="20"/>
          </w:rPr>
          <w:delText>טיים</w:delText>
        </w:r>
      </w:del>
      <w:ins w:id="58" w:author="חגית הולנדר(מתי&quot;א רג&quot;ב)" w:date="2026-10-07T22:54:00Z" w16du:dateUtc="2026-10-07T19:54:00Z">
        <w:r w:rsidR="00B718A9">
          <w:rPr>
            <w:rFonts w:hint="cs"/>
            <w:color w:val="2D3748"/>
            <w:sz w:val="20"/>
          </w:rPr>
          <w:t xml:space="preserve">וזמן ביצוע המטלה, </w:t>
        </w:r>
      </w:ins>
      <w:del w:id="59" w:author="חגית הולנדר(מתי&quot;א רג&quot;ב)" w:date="2026-10-07T22:55:00Z" w16du:dateUtc="2026-10-07T19:55:00Z">
        <w:r w:rsidDel="00B718A9">
          <w:rPr>
            <w:color w:val="2D3748"/>
            <w:sz w:val="20"/>
          </w:rPr>
          <w:delText xml:space="preserve"> </w:delText>
        </w:r>
      </w:del>
      <w:r>
        <w:rPr>
          <w:color w:val="2D3748"/>
          <w:sz w:val="20"/>
        </w:rPr>
        <w:t>לאורך בלוקי האימון</w:t>
      </w:r>
      <w:ins w:id="60" w:author="חגית הולנדר(מתי&quot;א רג&quot;ב)" w:date="2026-10-07T22:55:00Z" w16du:dateUtc="2026-10-07T19:55:00Z">
        <w:r w:rsidR="00B718A9">
          <w:rPr>
            <w:rFonts w:hint="cs"/>
            <w:color w:val="2D3748"/>
            <w:sz w:val="20"/>
          </w:rPr>
          <w:t>,</w:t>
        </w:r>
      </w:ins>
      <w:r>
        <w:rPr>
          <w:color w:val="2D3748"/>
          <w:sz w:val="20"/>
        </w:rPr>
        <w:t xml:space="preserve"> מנבאים באופן מובהק </w:t>
      </w:r>
      <w:del w:id="61" w:author="חגית הולנדר(מתי&quot;א רג&quot;ב)" w:date="2026-10-07T22:54:00Z" w16du:dateUtc="2026-10-07T19:54:00Z">
        <w:r w:rsidDel="00B718A9">
          <w:rPr>
            <w:color w:val="2D3748"/>
            <w:sz w:val="20"/>
          </w:rPr>
          <w:delText xml:space="preserve">את </w:delText>
        </w:r>
      </w:del>
      <w:r>
        <w:rPr>
          <w:color w:val="2D3748"/>
          <w:sz w:val="20"/>
        </w:rPr>
        <w:t xml:space="preserve">הישגי </w:t>
      </w:r>
      <w:del w:id="62" w:author="חגית הולנדר(מתי&quot;א רג&quot;ב)" w:date="2026-10-07T22:54:00Z" w16du:dateUtc="2026-10-07T19:54:00Z">
        <w:r w:rsidDel="00B718A9">
          <w:rPr>
            <w:color w:val="2D3748"/>
            <w:sz w:val="20"/>
          </w:rPr>
          <w:delText>ה</w:delText>
        </w:r>
      </w:del>
      <w:r>
        <w:rPr>
          <w:color w:val="2D3748"/>
          <w:sz w:val="20"/>
        </w:rPr>
        <w:t xml:space="preserve">אוריינות </w:t>
      </w:r>
      <w:ins w:id="63" w:author="חגית הולנדר(מתי&quot;א רג&quot;ב)" w:date="2026-10-07T22:54:00Z" w16du:dateUtc="2026-10-07T19:54:00Z">
        <w:r w:rsidR="00B718A9">
          <w:rPr>
            <w:rFonts w:hint="cs"/>
            <w:color w:val="2D3748"/>
            <w:sz w:val="20"/>
          </w:rPr>
          <w:t xml:space="preserve">מורכבים </w:t>
        </w:r>
      </w:ins>
      <w:del w:id="64" w:author="חגית הולנדר(מתי&quot;א רג&quot;ב)" w:date="2026-10-07T22:55:00Z" w16du:dateUtc="2026-10-07T19:55:00Z">
        <w:r w:rsidDel="00B718A9">
          <w:rPr>
            <w:color w:val="2D3748"/>
            <w:sz w:val="20"/>
          </w:rPr>
          <w:delText>של הילד</w:delText>
        </w:r>
      </w:del>
      <w:ins w:id="65" w:author="חגית הולנדר(מתי&quot;א רג&quot;ב)" w:date="2026-10-07T22:55:00Z" w16du:dateUtc="2026-10-07T19:55:00Z">
        <w:r w:rsidR="00B718A9">
          <w:rPr>
            <w:rFonts w:hint="cs"/>
            <w:color w:val="2D3748"/>
            <w:sz w:val="20"/>
          </w:rPr>
          <w:t xml:space="preserve">כגון הבנת הנקרא </w:t>
        </w:r>
      </w:ins>
      <w:ins w:id="66" w:author="חגית הולנדר(מתי&quot;א רג&quot;ב)" w:date="2026-10-07T22:58:00Z" w16du:dateUtc="2026-10-07T19:58:00Z">
        <w:r w:rsidR="00B718A9">
          <w:rPr>
            <w:rFonts w:hint="cs"/>
            <w:color w:val="2D3748"/>
            <w:sz w:val="20"/>
          </w:rPr>
          <w:t>ו</w:t>
        </w:r>
      </w:ins>
      <w:ins w:id="67" w:author="חגית הולנדר(מתי&quot;א רג&quot;ב)" w:date="2026-10-07T22:56:00Z" w16du:dateUtc="2026-10-07T19:56:00Z">
        <w:r w:rsidR="00B718A9">
          <w:rPr>
            <w:rFonts w:hint="cs"/>
            <w:color w:val="2D3748"/>
            <w:sz w:val="20"/>
          </w:rPr>
          <w:t xml:space="preserve">הבעה בכתב </w:t>
        </w:r>
      </w:ins>
      <w:del w:id="68" w:author="חגית הולנדר(מתי&quot;א רג&quot;ב)" w:date="2026-10-07T22:58:00Z" w16du:dateUtc="2026-10-07T19:58:00Z">
        <w:r w:rsidDel="00B718A9">
          <w:rPr>
            <w:color w:val="2D3748"/>
            <w:sz w:val="20"/>
          </w:rPr>
          <w:delText xml:space="preserve"> </w:delText>
        </w:r>
      </w:del>
      <w:del w:id="69" w:author="חגית הולנדר(מתי&quot;א רג&quot;ב)" w:date="2026-10-07T22:56:00Z" w16du:dateUtc="2026-10-07T19:56:00Z">
        <w:r w:rsidDel="00B718A9">
          <w:rPr>
            <w:color w:val="2D3748"/>
            <w:sz w:val="20"/>
          </w:rPr>
          <w:delText xml:space="preserve">בסוף </w:delText>
        </w:r>
      </w:del>
      <w:ins w:id="70" w:author="חגית הולנדר(מתי&quot;א רג&quot;ב)" w:date="2026-10-07T22:58:00Z" w16du:dateUtc="2026-10-07T19:58:00Z">
        <w:r w:rsidR="00B718A9">
          <w:rPr>
            <w:rFonts w:hint="cs"/>
            <w:color w:val="2D3748"/>
            <w:sz w:val="20"/>
          </w:rPr>
          <w:t>לאחר 8 חודשים</w:t>
        </w:r>
      </w:ins>
      <w:ins w:id="71" w:author="חגית הולנדר(מתי&quot;א רג&quot;ב)" w:date="2026-10-07T22:59:00Z" w16du:dateUtc="2026-10-07T19:59:00Z">
        <w:r w:rsidR="00B718A9">
          <w:rPr>
            <w:rFonts w:hint="cs"/>
            <w:color w:val="2D3748"/>
            <w:sz w:val="20"/>
          </w:rPr>
          <w:t>,</w:t>
        </w:r>
      </w:ins>
      <w:ins w:id="72" w:author="חגית הולנדר(מתי&quot;א רג&quot;ב)" w:date="2026-10-07T22:58:00Z" w16du:dateUtc="2026-10-07T19:58:00Z">
        <w:r w:rsidR="00B718A9">
          <w:rPr>
            <w:rFonts w:hint="cs"/>
            <w:color w:val="2D3748"/>
            <w:sz w:val="20"/>
          </w:rPr>
          <w:t xml:space="preserve"> ב</w:t>
        </w:r>
      </w:ins>
      <w:r>
        <w:rPr>
          <w:color w:val="2D3748"/>
          <w:sz w:val="20"/>
        </w:rPr>
        <w:t>שנת הלימודים</w:t>
      </w:r>
      <w:ins w:id="73" w:author="חגית הולנדר(מתי&quot;א רג&quot;ב)" w:date="2026-10-07T22:58:00Z" w16du:dateUtc="2026-10-07T19:58:00Z">
        <w:r w:rsidR="00B718A9">
          <w:rPr>
            <w:rFonts w:hint="cs"/>
            <w:color w:val="2D3748"/>
            <w:sz w:val="20"/>
          </w:rPr>
          <w:t xml:space="preserve"> העוקבת</w:t>
        </w:r>
      </w:ins>
      <w:r>
        <w:rPr>
          <w:color w:val="2D3748"/>
          <w:sz w:val="20"/>
        </w:rPr>
        <w:t>.</w:t>
      </w:r>
    </w:p>
    <w:p w14:paraId="0265D9F1" w14:textId="77777777" w:rsidR="00353DEA" w:rsidRDefault="000670DD" w:rsidP="006E75C0">
      <w:pPr>
        <w:spacing w:before="180" w:after="60"/>
      </w:pPr>
      <w:r>
        <w:rPr>
          <w:b/>
          <w:color w:val="2B6CB0"/>
          <w:sz w:val="23"/>
        </w:rPr>
        <w:t>1.2 המעבר מטכנולוגיה ישנה מבוססת נייר למערכת דיגיטלית אינטראקטיבית</w:t>
      </w:r>
    </w:p>
    <w:p w14:paraId="18669AA4" w14:textId="5C096DF9" w:rsidR="00353DEA" w:rsidDel="00B718A9" w:rsidRDefault="000670DD" w:rsidP="006E75C0">
      <w:pPr>
        <w:spacing w:before="40" w:after="80"/>
        <w:rPr>
          <w:del w:id="74" w:author="חגית הולנדר(מתי&quot;א רג&quot;ב)" w:date="2026-10-07T23:00:00Z" w16du:dateUtc="2026-10-07T20:00:00Z"/>
        </w:rPr>
      </w:pPr>
      <w:r>
        <w:rPr>
          <w:color w:val="2D3748"/>
          <w:sz w:val="20"/>
        </w:rPr>
        <w:t xml:space="preserve">במערכת המחקר הקודמת נעשה שימוש במשטח דיגיטייזר אטום של חברת Wacom שעליו הוצמדו דפי נייר מודפסים. תצורה זו </w:t>
      </w:r>
      <w:ins w:id="75" w:author="חגית הולנדר(מתי&quot;א רג&quot;ב)" w:date="2026-10-07T23:52:00Z" w16du:dateUtc="2026-10-07T20:52:00Z">
        <w:r w:rsidR="00F321B5">
          <w:rPr>
            <w:rFonts w:hint="cs"/>
            <w:color w:val="2D3748"/>
            <w:sz w:val="20"/>
          </w:rPr>
          <w:t xml:space="preserve">דומה לכתיבה אמיתית אך </w:t>
        </w:r>
      </w:ins>
      <w:r>
        <w:rPr>
          <w:color w:val="2D3748"/>
          <w:sz w:val="20"/>
        </w:rPr>
        <w:t>סבלה ממגבלות קליניות ותפעוליות חמורות:</w:t>
      </w:r>
      <w:ins w:id="76" w:author="חגית הולנדר(מתי&quot;א רג&quot;ב)" w:date="2026-10-07T22:59:00Z" w16du:dateUtc="2026-10-07T19:59:00Z">
        <w:r w:rsidR="00B718A9">
          <w:rPr>
            <w:color w:val="2D3748"/>
            <w:sz w:val="20"/>
          </w:rPr>
          <w:br/>
        </w:r>
      </w:ins>
    </w:p>
    <w:p w14:paraId="33473FE0" w14:textId="77661548" w:rsidR="00353DEA" w:rsidRDefault="000670DD" w:rsidP="00B718A9">
      <w:pPr>
        <w:spacing w:before="40" w:after="80"/>
        <w:rPr>
          <w:ins w:id="77" w:author="חגית הולנדר(מתי&quot;א רג&quot;ב)" w:date="2026-10-07T23:00:00Z" w16du:dateUtc="2026-10-07T20:00:00Z"/>
          <w:color w:val="2D3748"/>
          <w:sz w:val="20"/>
        </w:rPr>
      </w:pPr>
      <w:r>
        <w:rPr>
          <w:b/>
          <w:color w:val="2B6CB0"/>
          <w:sz w:val="20"/>
        </w:rPr>
        <w:t xml:space="preserve">• </w:t>
      </w:r>
      <w:r>
        <w:rPr>
          <w:b/>
          <w:color w:val="1A365D"/>
          <w:sz w:val="20"/>
        </w:rPr>
        <w:t xml:space="preserve">סרבול בהחלפת דפים: </w:t>
      </w:r>
      <w:r>
        <w:rPr>
          <w:color w:val="2D3748"/>
          <w:sz w:val="20"/>
        </w:rPr>
        <w:t xml:space="preserve">המאבחן נדרש להחליף דף פיזי בין כל בלוק לבלוק, </w:t>
      </w:r>
      <w:ins w:id="78" w:author="חגית הולנדר(מתי&quot;א רג&quot;ב)" w:date="2026-10-07T23:41:00Z" w16du:dateUtc="2026-10-07T20:41:00Z">
        <w:r w:rsidR="00D43FAE">
          <w:rPr>
            <w:rFonts w:hint="cs"/>
            <w:color w:val="2D3748"/>
            <w:sz w:val="20"/>
          </w:rPr>
          <w:t>לארגן</w:t>
        </w:r>
      </w:ins>
      <w:ins w:id="79" w:author="חגית הולנדר(מתי&quot;א רג&quot;ב)" w:date="2026-10-07T23:09:00Z" w16du:dateUtc="2026-10-07T20:09:00Z">
        <w:r w:rsidR="00E77F9D">
          <w:rPr>
            <w:rFonts w:hint="cs"/>
            <w:color w:val="2D3748"/>
            <w:sz w:val="20"/>
          </w:rPr>
          <w:t xml:space="preserve"> מחדש את ההדבקה של הדף החדש </w:t>
        </w:r>
      </w:ins>
      <w:del w:id="80" w:author="חגית הולנדר(מתי&quot;א רג&quot;ב)" w:date="2026-10-07T23:09:00Z" w16du:dateUtc="2026-10-07T20:09:00Z">
        <w:r w:rsidDel="00E77F9D">
          <w:rPr>
            <w:color w:val="2D3748"/>
            <w:sz w:val="20"/>
          </w:rPr>
          <w:delText>דבר ש</w:delText>
        </w:r>
      </w:del>
      <w:ins w:id="81" w:author="חגית הולנדר(מתי&quot;א רג&quot;ב)" w:date="2026-10-07T23:09:00Z" w16du:dateUtc="2026-10-07T20:09:00Z">
        <w:r w:rsidR="00E77F9D">
          <w:rPr>
            <w:rFonts w:hint="cs"/>
            <w:color w:val="2D3748"/>
            <w:sz w:val="20"/>
          </w:rPr>
          <w:t xml:space="preserve">שלעיתים </w:t>
        </w:r>
      </w:ins>
      <w:r>
        <w:rPr>
          <w:color w:val="2D3748"/>
          <w:sz w:val="20"/>
        </w:rPr>
        <w:t>קטע את רצף הריכוז של הילד, שיבש את זמני ההשהיה בין הבלוקים והקשה על מהלך האבחון.</w:t>
      </w:r>
    </w:p>
    <w:p w14:paraId="0580E80B" w14:textId="27A72C27" w:rsidR="00B718A9" w:rsidDel="00B718A9" w:rsidRDefault="00B718A9" w:rsidP="006E75C0">
      <w:pPr>
        <w:spacing w:before="30" w:after="50"/>
        <w:ind w:right="360"/>
        <w:rPr>
          <w:del w:id="82" w:author="חגית הולנדר(מתי&quot;א רג&quot;ב)" w:date="2026-10-07T23:00:00Z" w16du:dateUtc="2026-10-07T20:00:00Z"/>
          <w:b/>
          <w:color w:val="2B6CB0"/>
          <w:sz w:val="20"/>
        </w:rPr>
      </w:pPr>
      <w:ins w:id="83" w:author="חגית הולנדר(מתי&quot;א רג&quot;ב)" w:date="2026-10-07T23:00:00Z" w16du:dateUtc="2026-10-07T20:00:00Z">
        <w:r>
          <w:rPr>
            <w:b/>
            <w:color w:val="2B6CB0"/>
            <w:sz w:val="20"/>
          </w:rPr>
          <w:t>•</w:t>
        </w:r>
      </w:ins>
    </w:p>
    <w:p w14:paraId="2337B812" w14:textId="14A92D40" w:rsidR="00B718A9" w:rsidRPr="00B718A9" w:rsidRDefault="00B718A9">
      <w:pPr>
        <w:spacing w:before="40" w:after="80"/>
        <w:rPr>
          <w:ins w:id="84" w:author="חגית הולנדר(מתי&quot;א רג&quot;ב)" w:date="2026-10-07T23:00:00Z" w16du:dateUtc="2026-10-07T20:00:00Z"/>
        </w:rPr>
        <w:pPrChange w:id="85" w:author="חגית הולנדר(מתי&quot;א רג&quot;ב)" w:date="2026-10-07T23:00:00Z" w16du:dateUtc="2026-10-07T20:00:00Z">
          <w:pPr>
            <w:spacing w:before="30" w:after="50"/>
            <w:ind w:right="360"/>
          </w:pPr>
        </w:pPrChange>
      </w:pPr>
      <w:ins w:id="86" w:author="חגית הולנדר(מתי&quot;א רג&quot;ב)" w:date="2026-10-07T23:00:00Z" w16du:dateUtc="2026-10-07T20:00:00Z">
        <w:r>
          <w:rPr>
            <w:rFonts w:hint="cs"/>
            <w:b/>
            <w:color w:val="2B6CB0"/>
            <w:sz w:val="20"/>
          </w:rPr>
          <w:lastRenderedPageBreak/>
          <w:t xml:space="preserve"> </w:t>
        </w:r>
        <w:commentRangeStart w:id="87"/>
        <w:r>
          <w:rPr>
            <w:rFonts w:hint="cs"/>
            <w:b/>
            <w:sz w:val="20"/>
          </w:rPr>
          <w:t>קשיים ב</w:t>
        </w:r>
      </w:ins>
      <w:ins w:id="88" w:author="חגית הולנדר(מתי&quot;א רג&quot;ב)" w:date="2026-10-07T23:03:00Z" w16du:dateUtc="2026-10-07T20:03:00Z">
        <w:r>
          <w:rPr>
            <w:rFonts w:hint="cs"/>
            <w:b/>
            <w:sz w:val="20"/>
          </w:rPr>
          <w:t xml:space="preserve">הפעלת </w:t>
        </w:r>
      </w:ins>
      <w:ins w:id="89" w:author="חגית הולנדר(מתי&quot;א רג&quot;ב)" w:date="2026-10-07T23:09:00Z" w16du:dateUtc="2026-10-07T20:09:00Z">
        <w:r w:rsidR="00E77F9D">
          <w:rPr>
            <w:rFonts w:hint="cs"/>
            <w:b/>
            <w:sz w:val="20"/>
          </w:rPr>
          <w:t>העט</w:t>
        </w:r>
      </w:ins>
      <w:ins w:id="90" w:author="חגית הולנדר(מתי&quot;א רג&quot;ב)" w:date="2026-10-07T23:10:00Z" w16du:dateUtc="2026-10-07T20:10:00Z">
        <w:r w:rsidR="00E77F9D">
          <w:rPr>
            <w:rFonts w:hint="cs"/>
            <w:b/>
            <w:sz w:val="20"/>
          </w:rPr>
          <w:t xml:space="preserve"> </w:t>
        </w:r>
      </w:ins>
      <w:ins w:id="91" w:author="חגית הולנדר(מתי&quot;א רג&quot;ב)" w:date="2026-10-07T23:41:00Z" w16du:dateUtc="2026-10-07T20:41:00Z">
        <w:r w:rsidR="00D43FAE">
          <w:rPr>
            <w:rFonts w:hint="cs"/>
            <w:b/>
            <w:sz w:val="20"/>
          </w:rPr>
          <w:t>הדיגיטלית</w:t>
        </w:r>
      </w:ins>
      <w:ins w:id="92" w:author="חגית הולנדר(מתי&quot;א רג&quot;ב)" w:date="2026-10-07T23:10:00Z" w16du:dateUtc="2026-10-07T20:10:00Z">
        <w:r w:rsidR="00E77F9D">
          <w:rPr>
            <w:rFonts w:hint="cs"/>
            <w:b/>
            <w:sz w:val="20"/>
          </w:rPr>
          <w:t xml:space="preserve">- </w:t>
        </w:r>
      </w:ins>
      <w:ins w:id="93" w:author="חגית הולנדר(מתי&quot;א רג&quot;ב)" w:date="2026-10-07T23:03:00Z" w16du:dateUtc="2026-10-07T20:03:00Z">
        <w:r>
          <w:rPr>
            <w:rFonts w:hint="cs"/>
            <w:b/>
            <w:sz w:val="20"/>
          </w:rPr>
          <w:t xml:space="preserve">הדיו שבעט </w:t>
        </w:r>
      </w:ins>
      <w:ins w:id="94" w:author="חגית הולנדר(מתי&quot;א רג&quot;ב)" w:date="2026-10-07T23:10:00Z" w16du:dateUtc="2026-10-07T20:10:00Z">
        <w:r w:rsidR="00E77F9D">
          <w:rPr>
            <w:rFonts w:hint="cs"/>
            <w:b/>
            <w:sz w:val="20"/>
          </w:rPr>
          <w:t xml:space="preserve">לעיתים קרובות </w:t>
        </w:r>
      </w:ins>
      <w:ins w:id="95" w:author="חגית הולנדר(מתי&quot;א רג&quot;ב)" w:date="2026-10-07T23:04:00Z" w16du:dateUtc="2026-10-07T20:04:00Z">
        <w:r>
          <w:rPr>
            <w:rFonts w:hint="cs"/>
            <w:b/>
            <w:sz w:val="20"/>
          </w:rPr>
          <w:t>פג תוקף</w:t>
        </w:r>
      </w:ins>
      <w:ins w:id="96" w:author="חגית הולנדר(מתי&quot;א רג&quot;ב)" w:date="2026-10-07T23:10:00Z" w16du:dateUtc="2026-10-07T20:10:00Z">
        <w:r w:rsidR="00E77F9D">
          <w:rPr>
            <w:rFonts w:hint="cs"/>
            <w:b/>
            <w:sz w:val="20"/>
          </w:rPr>
          <w:t xml:space="preserve">, </w:t>
        </w:r>
      </w:ins>
      <w:ins w:id="97" w:author="חגית הולנדר(מתי&quot;א רג&quot;ב)" w:date="2026-10-07T23:04:00Z" w16du:dateUtc="2026-10-07T20:04:00Z">
        <w:r>
          <w:rPr>
            <w:rFonts w:hint="cs"/>
            <w:b/>
            <w:sz w:val="20"/>
          </w:rPr>
          <w:t>שגרם לתקלות רבות בבצוע המטלה על הנייר</w:t>
        </w:r>
      </w:ins>
      <w:ins w:id="98" w:author="חגית הולנדר(מתי&quot;א רג&quot;ב)" w:date="2026-10-07T23:10:00Z" w16du:dateUtc="2026-10-07T20:10:00Z">
        <w:r w:rsidR="00E77F9D">
          <w:rPr>
            <w:rFonts w:hint="cs"/>
            <w:b/>
            <w:sz w:val="20"/>
          </w:rPr>
          <w:t xml:space="preserve"> באמצע ביצוע המטלה</w:t>
        </w:r>
      </w:ins>
      <w:ins w:id="99" w:author="חגית הולנדר(מתי&quot;א רג&quot;ב)" w:date="2026-10-07T23:04:00Z" w16du:dateUtc="2026-10-07T20:04:00Z">
        <w:r>
          <w:rPr>
            <w:rFonts w:hint="cs"/>
            <w:b/>
            <w:sz w:val="20"/>
          </w:rPr>
          <w:t xml:space="preserve">) </w:t>
        </w:r>
      </w:ins>
      <w:commentRangeEnd w:id="87"/>
      <w:r w:rsidRPr="00B718A9">
        <w:rPr>
          <w:rStyle w:val="CommentReference"/>
          <w:sz w:val="22"/>
          <w:szCs w:val="22"/>
        </w:rPr>
        <w:commentReference w:id="87"/>
      </w:r>
    </w:p>
    <w:p w14:paraId="4F6A4AFE" w14:textId="77777777" w:rsidR="00353DEA" w:rsidRDefault="000670DD" w:rsidP="006E75C0">
      <w:pPr>
        <w:spacing w:before="30" w:after="50"/>
        <w:ind w:right="360"/>
      </w:pPr>
      <w:r>
        <w:rPr>
          <w:b/>
          <w:color w:val="2B6CB0"/>
          <w:sz w:val="20"/>
        </w:rPr>
        <w:t xml:space="preserve">• </w:t>
      </w:r>
      <w:r>
        <w:rPr>
          <w:b/>
          <w:color w:val="1A365D"/>
          <w:sz w:val="20"/>
        </w:rPr>
        <w:t xml:space="preserve">תזוזות מכניות וחוסר כיול: </w:t>
      </w:r>
      <w:r>
        <w:rPr>
          <w:color w:val="2D3748"/>
          <w:sz w:val="20"/>
        </w:rPr>
        <w:t>תזוזה מקרית של דף הנייר על גבי המשטח גרמה לסטייה בין מיקום נקודות היעד במשטח לבין הדף, ודרשה עיבוד ידני מורכב בדיעבד.</w:t>
      </w:r>
    </w:p>
    <w:p w14:paraId="3BCBCB37" w14:textId="77777777" w:rsidR="00353DEA" w:rsidRDefault="000670DD" w:rsidP="006E75C0">
      <w:pPr>
        <w:spacing w:before="30" w:after="50"/>
        <w:ind w:right="360"/>
      </w:pPr>
      <w:r>
        <w:rPr>
          <w:b/>
          <w:color w:val="2B6CB0"/>
          <w:sz w:val="20"/>
        </w:rPr>
        <w:t xml:space="preserve">• </w:t>
      </w:r>
      <w:r>
        <w:rPr>
          <w:b/>
          <w:color w:val="1A365D"/>
          <w:sz w:val="20"/>
        </w:rPr>
        <w:t xml:space="preserve">חוסר אינטראקטיביות ומניעת תיקונים: </w:t>
      </w:r>
      <w:r>
        <w:rPr>
          <w:color w:val="2D3748"/>
          <w:sz w:val="20"/>
        </w:rPr>
        <w:t>במערכת הישנה לא הייתה אפשרות למנוע מהילד לחזור אחורה ולתקן קוביות שדולגו, דבר שסירבל את חישובי השגיאות והזמנים.</w:t>
      </w:r>
    </w:p>
    <w:p w14:paraId="143FC7C3" w14:textId="1A5FB228" w:rsidR="00353DEA" w:rsidRDefault="000670DD" w:rsidP="006E75C0">
      <w:pPr>
        <w:spacing w:before="40" w:after="80"/>
      </w:pPr>
      <w:r>
        <w:rPr>
          <w:color w:val="2D3748"/>
          <w:sz w:val="20"/>
        </w:rPr>
        <w:t xml:space="preserve">המערכת החדשה מעבירה את כלל מערך האבחון למסך טאבלט דיגיטלי אינטראקטיבי מתקדם (Wacom DTHA116 / Movink) </w:t>
      </w:r>
      <w:commentRangeStart w:id="100"/>
      <w:ins w:id="101" w:author="חגית הולנדר(מתי&quot;א רג&quot;ב)" w:date="2026-10-07T23:53:00Z" w16du:dateUtc="2026-10-07T20:53:00Z">
        <w:r w:rsidR="00F321B5">
          <w:rPr>
            <w:rFonts w:hint="cs"/>
            <w:color w:val="2D3748"/>
            <w:sz w:val="20"/>
          </w:rPr>
          <w:t xml:space="preserve">שדומה מאוד לתחושת הכתיבה על נייר, </w:t>
        </w:r>
      </w:ins>
      <w:commentRangeEnd w:id="100"/>
      <w:r w:rsidR="00F321B5">
        <w:rPr>
          <w:rStyle w:val="CommentReference"/>
          <w:color w:val="2D3748"/>
          <w:sz w:val="20"/>
          <w:szCs w:val="22"/>
        </w:rPr>
        <w:commentReference w:id="100"/>
      </w:r>
      <w:r>
        <w:rPr>
          <w:color w:val="2D3748"/>
          <w:sz w:val="20"/>
        </w:rPr>
        <w:t>המשלב תצוגת מסך ישירה, דגימת עט EMR בקצב גבוה (133Hz–200Hz), רגישות ל-4,096 דרגות לחץ, זיהוי ריחוף (Hover), נעילת קנבס דינמית וחישוב שגיאות אוטומטי בזמן אמת.</w:t>
      </w:r>
    </w:p>
    <w:p w14:paraId="7BD81C24" w14:textId="77777777" w:rsidR="006E75C0" w:rsidRDefault="006E75C0">
      <w:pPr>
        <w:bidi w:val="0"/>
        <w:rPr>
          <w:b/>
          <w:color w:val="1A365D"/>
          <w:sz w:val="28"/>
        </w:rPr>
      </w:pPr>
      <w:r>
        <w:rPr>
          <w:b/>
          <w:color w:val="1A365D"/>
          <w:sz w:val="28"/>
        </w:rPr>
        <w:br w:type="page"/>
      </w:r>
    </w:p>
    <w:p w14:paraId="6DDF41F4" w14:textId="75FCBC7E" w:rsidR="00353DEA" w:rsidRDefault="000670DD" w:rsidP="006E75C0">
      <w:pPr>
        <w:spacing w:before="280" w:after="80"/>
      </w:pPr>
      <w:r>
        <w:rPr>
          <w:b/>
          <w:color w:val="1A365D"/>
          <w:sz w:val="28"/>
        </w:rPr>
        <w:lastRenderedPageBreak/>
        <w:t>2. סיכום החלטות קליניות ומחקריות מתשובות מובילות המחקר</w:t>
      </w:r>
    </w:p>
    <w:p w14:paraId="28F21DBC" w14:textId="77777777" w:rsidR="00353DEA" w:rsidRDefault="000670DD" w:rsidP="006E75C0">
      <w:pPr>
        <w:spacing w:before="40" w:after="80"/>
      </w:pPr>
      <w:r>
        <w:rPr>
          <w:color w:val="2D3748"/>
          <w:sz w:val="20"/>
        </w:rPr>
        <w:t>במסגרת תהליך האפיון הוצגו למובילות המחקר 9 שאלות מהותיות להכרעה. להלן ההחלטות המחייבות שנתקבלו ומוטמעות במלואן במפרט זה:</w:t>
      </w:r>
    </w:p>
    <w:tbl>
      <w:tblPr>
        <w:bidiVisual/>
        <w:tblW w:w="0" w:type="auto"/>
        <w:jc w:val="center"/>
        <w:tblLook w:val="04A0" w:firstRow="1" w:lastRow="0" w:firstColumn="1" w:lastColumn="0" w:noHBand="0" w:noVBand="1"/>
      </w:tblPr>
      <w:tblGrid>
        <w:gridCol w:w="717"/>
        <w:gridCol w:w="2296"/>
        <w:gridCol w:w="3867"/>
        <w:gridCol w:w="2869"/>
      </w:tblGrid>
      <w:tr w:rsidR="00353DEA" w14:paraId="2EB5A905" w14:textId="77777777">
        <w:trPr>
          <w:jc w:val="center"/>
        </w:trPr>
        <w:tc>
          <w:tcPr>
            <w:tcW w:w="720" w:type="dxa"/>
            <w:shd w:val="clear" w:color="auto" w:fill="2B6CB0"/>
            <w:tcMar>
              <w:top w:w="100" w:type="dxa"/>
              <w:left w:w="100" w:type="dxa"/>
              <w:bottom w:w="100" w:type="dxa"/>
              <w:right w:w="100" w:type="dxa"/>
            </w:tcMar>
          </w:tcPr>
          <w:p w14:paraId="6B6B84F1" w14:textId="77777777" w:rsidR="00353DEA" w:rsidRDefault="000670DD" w:rsidP="006E75C0">
            <w:pPr>
              <w:spacing w:before="40" w:after="40"/>
            </w:pPr>
            <w:r>
              <w:rPr>
                <w:b/>
                <w:color w:val="FFFFFF"/>
                <w:sz w:val="19"/>
              </w:rPr>
              <w:t>מס'</w:t>
            </w:r>
          </w:p>
        </w:tc>
        <w:tc>
          <w:tcPr>
            <w:tcW w:w="2304" w:type="dxa"/>
            <w:shd w:val="clear" w:color="auto" w:fill="2B6CB0"/>
            <w:tcMar>
              <w:top w:w="100" w:type="dxa"/>
              <w:left w:w="100" w:type="dxa"/>
              <w:bottom w:w="100" w:type="dxa"/>
              <w:right w:w="100" w:type="dxa"/>
            </w:tcMar>
          </w:tcPr>
          <w:p w14:paraId="16D814FA" w14:textId="77777777" w:rsidR="00353DEA" w:rsidRDefault="000670DD" w:rsidP="006E75C0">
            <w:pPr>
              <w:spacing w:before="40" w:after="40"/>
            </w:pPr>
            <w:r>
              <w:rPr>
                <w:b/>
                <w:color w:val="FFFFFF"/>
                <w:sz w:val="19"/>
              </w:rPr>
              <w:t>נושא קליני</w:t>
            </w:r>
          </w:p>
        </w:tc>
        <w:tc>
          <w:tcPr>
            <w:tcW w:w="3888" w:type="dxa"/>
            <w:shd w:val="clear" w:color="auto" w:fill="2B6CB0"/>
            <w:tcMar>
              <w:top w:w="100" w:type="dxa"/>
              <w:left w:w="100" w:type="dxa"/>
              <w:bottom w:w="100" w:type="dxa"/>
              <w:right w:w="100" w:type="dxa"/>
            </w:tcMar>
          </w:tcPr>
          <w:p w14:paraId="7AA9855F" w14:textId="77777777" w:rsidR="00353DEA" w:rsidRDefault="000670DD" w:rsidP="006E75C0">
            <w:pPr>
              <w:spacing w:before="40" w:after="40"/>
            </w:pPr>
            <w:r>
              <w:rPr>
                <w:b/>
                <w:color w:val="FFFFFF"/>
                <w:sz w:val="19"/>
              </w:rPr>
              <w:t>הכרעה קלינית וטכנולוגית מחייבת</w:t>
            </w:r>
          </w:p>
        </w:tc>
        <w:tc>
          <w:tcPr>
            <w:tcW w:w="2880" w:type="dxa"/>
            <w:shd w:val="clear" w:color="auto" w:fill="2B6CB0"/>
            <w:tcMar>
              <w:top w:w="100" w:type="dxa"/>
              <w:left w:w="100" w:type="dxa"/>
              <w:bottom w:w="100" w:type="dxa"/>
              <w:right w:w="100" w:type="dxa"/>
            </w:tcMar>
          </w:tcPr>
          <w:p w14:paraId="546E8373" w14:textId="77777777" w:rsidR="00353DEA" w:rsidRDefault="000670DD" w:rsidP="006E75C0">
            <w:pPr>
              <w:spacing w:before="40" w:after="40"/>
            </w:pPr>
            <w:r>
              <w:rPr>
                <w:b/>
                <w:color w:val="FFFFFF"/>
                <w:sz w:val="19"/>
              </w:rPr>
              <w:t>משמעות הנדסית באפליקציה</w:t>
            </w:r>
          </w:p>
        </w:tc>
      </w:tr>
      <w:tr w:rsidR="00353DEA" w14:paraId="64883FC4" w14:textId="77777777">
        <w:trPr>
          <w:jc w:val="center"/>
        </w:trPr>
        <w:tc>
          <w:tcPr>
            <w:tcW w:w="720" w:type="dxa"/>
            <w:shd w:val="clear" w:color="auto" w:fill="FFFFFF"/>
            <w:tcMar>
              <w:top w:w="80" w:type="dxa"/>
              <w:left w:w="100" w:type="dxa"/>
              <w:bottom w:w="80" w:type="dxa"/>
              <w:right w:w="100" w:type="dxa"/>
            </w:tcMar>
          </w:tcPr>
          <w:p w14:paraId="0A220148" w14:textId="77777777" w:rsidR="00353DEA" w:rsidRDefault="000670DD" w:rsidP="006E75C0">
            <w:pPr>
              <w:spacing w:before="30" w:after="30"/>
            </w:pPr>
            <w:r>
              <w:rPr>
                <w:color w:val="2D3748"/>
                <w:sz w:val="17"/>
              </w:rPr>
              <w:t>1</w:t>
            </w:r>
          </w:p>
        </w:tc>
        <w:tc>
          <w:tcPr>
            <w:tcW w:w="2304" w:type="dxa"/>
            <w:shd w:val="clear" w:color="auto" w:fill="FFFFFF"/>
            <w:tcMar>
              <w:top w:w="80" w:type="dxa"/>
              <w:left w:w="100" w:type="dxa"/>
              <w:bottom w:w="80" w:type="dxa"/>
              <w:right w:w="100" w:type="dxa"/>
            </w:tcMar>
          </w:tcPr>
          <w:p w14:paraId="5597E02D" w14:textId="77777777" w:rsidR="00353DEA" w:rsidRDefault="000670DD" w:rsidP="006E75C0">
            <w:pPr>
              <w:spacing w:before="30" w:after="30"/>
            </w:pPr>
            <w:r>
              <w:rPr>
                <w:color w:val="2D3748"/>
                <w:sz w:val="17"/>
              </w:rPr>
              <w:t>מלל הנחיות מדויק</w:t>
            </w:r>
            <w:r>
              <w:rPr>
                <w:color w:val="2D3748"/>
                <w:sz w:val="17"/>
              </w:rPr>
              <w:br/>
              <w:t>(Verbatim Script)</w:t>
            </w:r>
          </w:p>
        </w:tc>
        <w:tc>
          <w:tcPr>
            <w:tcW w:w="3888" w:type="dxa"/>
            <w:shd w:val="clear" w:color="auto" w:fill="FFFFFF"/>
            <w:tcMar>
              <w:top w:w="80" w:type="dxa"/>
              <w:left w:w="100" w:type="dxa"/>
              <w:bottom w:w="80" w:type="dxa"/>
              <w:right w:w="100" w:type="dxa"/>
            </w:tcMar>
          </w:tcPr>
          <w:p w14:paraId="3E8000F4" w14:textId="77777777" w:rsidR="00353DEA" w:rsidRDefault="000670DD" w:rsidP="006E75C0">
            <w:pPr>
              <w:spacing w:before="30" w:after="30"/>
            </w:pPr>
            <w:r>
              <w:rPr>
                <w:color w:val="2D3748"/>
                <w:sz w:val="17"/>
              </w:rPr>
              <w:t xml:space="preserve">הוגדר תסריט הנחיה רשמי המבוסס על מטפורות עולם הילד ('בית', 'רחוב', 'שכונה'). מודגש חיבור בקו אחד, ללא תיקונים ('מה שיוצא אני מרוצה'). שילוב סרטון הדגמה בן 20 שניות בפתיחה, וסרטון נוסף בן 20 שניות לאחר בלוק 4 </w:t>
            </w:r>
            <w:commentRangeStart w:id="102"/>
            <w:r>
              <w:rPr>
                <w:color w:val="2D3748"/>
                <w:sz w:val="17"/>
              </w:rPr>
              <w:t>להדגמת ביצוע</w:t>
            </w:r>
            <w:commentRangeEnd w:id="102"/>
            <w:r w:rsidR="003B37D4">
              <w:rPr>
                <w:rStyle w:val="CommentReference"/>
                <w:color w:val="2D3748"/>
                <w:sz w:val="17"/>
                <w:szCs w:val="22"/>
              </w:rPr>
              <w:commentReference w:id="102"/>
            </w:r>
            <w:r>
              <w:rPr>
                <w:color w:val="2D3748"/>
                <w:sz w:val="17"/>
              </w:rPr>
              <w:t xml:space="preserve"> במחברת.</w:t>
            </w:r>
          </w:p>
        </w:tc>
        <w:tc>
          <w:tcPr>
            <w:tcW w:w="2880" w:type="dxa"/>
            <w:shd w:val="clear" w:color="auto" w:fill="FFFFFF"/>
            <w:tcMar>
              <w:top w:w="80" w:type="dxa"/>
              <w:left w:w="100" w:type="dxa"/>
              <w:bottom w:w="80" w:type="dxa"/>
              <w:right w:w="100" w:type="dxa"/>
            </w:tcMar>
          </w:tcPr>
          <w:p w14:paraId="4FB16BFA" w14:textId="77777777" w:rsidR="00353DEA" w:rsidRDefault="000670DD" w:rsidP="006E75C0">
            <w:pPr>
              <w:spacing w:before="30" w:after="30"/>
            </w:pPr>
            <w:r>
              <w:rPr>
                <w:color w:val="2D3748"/>
                <w:sz w:val="17"/>
              </w:rPr>
              <w:t>הצגת כרטיסיית הנחיות דינמית למאבחן (Teleprompter); ניגון סרטון 20 שניות אוטומטי בטאבלט התלמיד לפני הצגת הקנבס.</w:t>
            </w:r>
          </w:p>
        </w:tc>
      </w:tr>
      <w:tr w:rsidR="00353DEA" w14:paraId="0E30615A" w14:textId="77777777">
        <w:trPr>
          <w:jc w:val="center"/>
        </w:trPr>
        <w:tc>
          <w:tcPr>
            <w:tcW w:w="720" w:type="dxa"/>
            <w:shd w:val="clear" w:color="auto" w:fill="F7FAFC"/>
            <w:tcMar>
              <w:top w:w="80" w:type="dxa"/>
              <w:left w:w="100" w:type="dxa"/>
              <w:bottom w:w="80" w:type="dxa"/>
              <w:right w:w="100" w:type="dxa"/>
            </w:tcMar>
          </w:tcPr>
          <w:p w14:paraId="5A033C43" w14:textId="77777777" w:rsidR="00353DEA" w:rsidRDefault="000670DD" w:rsidP="006E75C0">
            <w:pPr>
              <w:spacing w:before="30" w:after="30"/>
            </w:pPr>
            <w:r>
              <w:rPr>
                <w:color w:val="2D3748"/>
                <w:sz w:val="17"/>
              </w:rPr>
              <w:t>2</w:t>
            </w:r>
          </w:p>
        </w:tc>
        <w:tc>
          <w:tcPr>
            <w:tcW w:w="2304" w:type="dxa"/>
            <w:shd w:val="clear" w:color="auto" w:fill="F7FAFC"/>
            <w:tcMar>
              <w:top w:w="80" w:type="dxa"/>
              <w:left w:w="100" w:type="dxa"/>
              <w:bottom w:w="80" w:type="dxa"/>
              <w:right w:w="100" w:type="dxa"/>
            </w:tcMar>
          </w:tcPr>
          <w:p w14:paraId="492BAC0F" w14:textId="77777777" w:rsidR="00353DEA" w:rsidRDefault="000670DD" w:rsidP="006E75C0">
            <w:pPr>
              <w:spacing w:before="30" w:after="30"/>
            </w:pPr>
            <w:r>
              <w:rPr>
                <w:color w:val="2D3748"/>
                <w:sz w:val="17"/>
              </w:rPr>
              <w:t>זמן השהיה בין בלוקים</w:t>
            </w:r>
            <w:r>
              <w:rPr>
                <w:color w:val="2D3748"/>
                <w:sz w:val="17"/>
              </w:rPr>
              <w:br/>
              <w:t>(Inter-Block Delay)</w:t>
            </w:r>
          </w:p>
        </w:tc>
        <w:tc>
          <w:tcPr>
            <w:tcW w:w="3888" w:type="dxa"/>
            <w:shd w:val="clear" w:color="auto" w:fill="F7FAFC"/>
            <w:tcMar>
              <w:top w:w="80" w:type="dxa"/>
              <w:left w:w="100" w:type="dxa"/>
              <w:bottom w:w="80" w:type="dxa"/>
              <w:right w:w="100" w:type="dxa"/>
            </w:tcMar>
          </w:tcPr>
          <w:p w14:paraId="2B748D7F" w14:textId="211DED2D" w:rsidR="00353DEA" w:rsidRDefault="000670DD" w:rsidP="006E75C0">
            <w:pPr>
              <w:spacing w:before="30" w:after="30"/>
            </w:pPr>
            <w:r>
              <w:rPr>
                <w:color w:val="2D3748"/>
                <w:sz w:val="17"/>
              </w:rPr>
              <w:t xml:space="preserve">זמן השהיה נדרש: 20–30 שניות. הילד מניח את העט </w:t>
            </w:r>
            <w:del w:id="103" w:author="Yaki Grossman" w:date="2026-10-12T20:45:00Z" w16du:dateUtc="2026-10-12T17:45:00Z">
              <w:r w:rsidDel="003F4BA6">
                <w:rPr>
                  <w:color w:val="2D3748"/>
                  <w:sz w:val="17"/>
                </w:rPr>
                <w:delText>ב'בית העפרון'</w:delText>
              </w:r>
            </w:del>
            <w:ins w:id="104" w:author="Yaki Grossman" w:date="2026-10-12T20:45:00Z" w16du:dateUtc="2026-10-12T17:45:00Z">
              <w:r w:rsidR="003F4BA6">
                <w:rPr>
                  <w:rFonts w:hint="cs"/>
                  <w:color w:val="2D3748"/>
                  <w:sz w:val="17"/>
                </w:rPr>
                <w:t>לצד הל</w:t>
              </w:r>
              <w:r w:rsidR="00F942F5">
                <w:rPr>
                  <w:rFonts w:hint="cs"/>
                  <w:color w:val="2D3748"/>
                  <w:sz w:val="17"/>
                </w:rPr>
                <w:t>וח ולאחר מכן מרי</w:t>
              </w:r>
            </w:ins>
            <w:ins w:id="105" w:author="Yaki Grossman" w:date="2026-10-12T20:46:00Z" w16du:dateUtc="2026-10-12T17:46:00Z">
              <w:r w:rsidR="00F05573">
                <w:rPr>
                  <w:rFonts w:hint="cs"/>
                  <w:color w:val="2D3748"/>
                  <w:sz w:val="17"/>
                </w:rPr>
                <w:t xml:space="preserve">ם אותו </w:t>
              </w:r>
            </w:ins>
            <w:del w:id="106" w:author="Yaki Grossman" w:date="2026-10-12T20:46:00Z" w16du:dateUtc="2026-10-12T17:46:00Z">
              <w:r w:rsidDel="00F05573">
                <w:rPr>
                  <w:color w:val="2D3748"/>
                  <w:sz w:val="17"/>
                </w:rPr>
                <w:delText xml:space="preserve"> </w:delText>
              </w:r>
            </w:del>
            <w:r>
              <w:rPr>
                <w:color w:val="2D3748"/>
                <w:sz w:val="17"/>
              </w:rPr>
              <w:t>ולוחץ על כפתור ירוק 'בלוק הבא'. פעולת הנחת העט והרמתו קריטית לתהליך גיבוש הזיכרון (Consolidation).</w:t>
            </w:r>
          </w:p>
        </w:tc>
        <w:tc>
          <w:tcPr>
            <w:tcW w:w="2880" w:type="dxa"/>
            <w:shd w:val="clear" w:color="auto" w:fill="F7FAFC"/>
            <w:tcMar>
              <w:top w:w="80" w:type="dxa"/>
              <w:left w:w="100" w:type="dxa"/>
              <w:bottom w:w="80" w:type="dxa"/>
              <w:right w:w="100" w:type="dxa"/>
            </w:tcMar>
          </w:tcPr>
          <w:p w14:paraId="31651701" w14:textId="77777777" w:rsidR="00353DEA" w:rsidRDefault="000670DD" w:rsidP="006E75C0">
            <w:pPr>
              <w:spacing w:before="30" w:after="30"/>
            </w:pPr>
            <w:r>
              <w:rPr>
                <w:color w:val="2D3748"/>
                <w:sz w:val="17"/>
              </w:rPr>
              <w:t>טיימר השהיה קונפיגורבילי (ברירת מחדל 25 שניות); נעילת קנבס בזמן ההשהיה; הצגת אזור ייעודי להנחת העט; מעבר ידני ע"י מאבחן כגיבוי.</w:t>
            </w:r>
          </w:p>
        </w:tc>
      </w:tr>
      <w:tr w:rsidR="00353DEA" w14:paraId="537A6C5D" w14:textId="77777777">
        <w:trPr>
          <w:jc w:val="center"/>
        </w:trPr>
        <w:tc>
          <w:tcPr>
            <w:tcW w:w="720" w:type="dxa"/>
            <w:shd w:val="clear" w:color="auto" w:fill="FFFFFF"/>
            <w:tcMar>
              <w:top w:w="80" w:type="dxa"/>
              <w:left w:w="100" w:type="dxa"/>
              <w:bottom w:w="80" w:type="dxa"/>
              <w:right w:w="100" w:type="dxa"/>
            </w:tcMar>
          </w:tcPr>
          <w:p w14:paraId="711360F4" w14:textId="77777777" w:rsidR="00353DEA" w:rsidRDefault="000670DD" w:rsidP="006E75C0">
            <w:pPr>
              <w:spacing w:before="30" w:after="30"/>
            </w:pPr>
            <w:r>
              <w:rPr>
                <w:color w:val="2D3748"/>
                <w:sz w:val="17"/>
              </w:rPr>
              <w:t>3</w:t>
            </w:r>
          </w:p>
        </w:tc>
        <w:tc>
          <w:tcPr>
            <w:tcW w:w="2304" w:type="dxa"/>
            <w:shd w:val="clear" w:color="auto" w:fill="FFFFFF"/>
            <w:tcMar>
              <w:top w:w="80" w:type="dxa"/>
              <w:left w:w="100" w:type="dxa"/>
              <w:bottom w:w="80" w:type="dxa"/>
              <w:right w:w="100" w:type="dxa"/>
            </w:tcMar>
          </w:tcPr>
          <w:p w14:paraId="0F7B77BD" w14:textId="77777777" w:rsidR="00353DEA" w:rsidRDefault="000670DD" w:rsidP="006E75C0">
            <w:pPr>
              <w:spacing w:before="30" w:after="30"/>
            </w:pPr>
            <w:r>
              <w:rPr>
                <w:color w:val="2D3748"/>
                <w:sz w:val="17"/>
              </w:rPr>
              <w:t>תנאי סיום ועצירת בלוק</w:t>
            </w:r>
            <w:r>
              <w:rPr>
                <w:color w:val="2D3748"/>
                <w:sz w:val="17"/>
              </w:rPr>
              <w:br/>
              <w:t>(Block Termination)</w:t>
            </w:r>
          </w:p>
        </w:tc>
        <w:tc>
          <w:tcPr>
            <w:tcW w:w="3888" w:type="dxa"/>
            <w:shd w:val="clear" w:color="auto" w:fill="FFFFFF"/>
            <w:tcMar>
              <w:top w:w="80" w:type="dxa"/>
              <w:left w:w="100" w:type="dxa"/>
              <w:bottom w:w="80" w:type="dxa"/>
              <w:right w:w="100" w:type="dxa"/>
            </w:tcMar>
          </w:tcPr>
          <w:p w14:paraId="0EAD5452" w14:textId="081EA773" w:rsidR="00353DEA" w:rsidRDefault="000670DD" w:rsidP="006E75C0">
            <w:pPr>
              <w:spacing w:before="30" w:after="30"/>
            </w:pPr>
            <w:r>
              <w:rPr>
                <w:color w:val="2D3748"/>
                <w:sz w:val="17"/>
              </w:rPr>
              <w:t>Timeout אי-פעילות של 20 שניות או 30 שניות לאחר סיום האות ה-15.</w:t>
            </w:r>
            <w:del w:id="107" w:author="Yaki Grossman" w:date="2026-10-12T21:33:00Z" w16du:dateUtc="2026-10-12T18:33:00Z">
              <w:r w:rsidDel="00A85F0F">
                <w:rPr>
                  <w:color w:val="2D3748"/>
                  <w:sz w:val="17"/>
                </w:rPr>
                <w:delText xml:space="preserve"> מנורת אזהרה למאבחן ('המערכת ממתינה לתגובתך...')</w:delText>
              </w:r>
            </w:del>
            <w:del w:id="108" w:author="Yaki Grossman" w:date="2026-10-12T21:41:00Z" w16du:dateUtc="2026-10-12T18:41:00Z">
              <w:r w:rsidDel="00811ECF">
                <w:rPr>
                  <w:color w:val="2D3748"/>
                  <w:sz w:val="17"/>
                </w:rPr>
                <w:delText>.</w:delText>
              </w:r>
            </w:del>
            <w:r>
              <w:rPr>
                <w:color w:val="2D3748"/>
                <w:sz w:val="17"/>
              </w:rPr>
              <w:t xml:space="preserve"> אפשרות </w:t>
            </w:r>
            <w:ins w:id="109" w:author="Yaki Grossman" w:date="2026-10-12T21:39:00Z" w16du:dateUtc="2026-10-12T18:39:00Z">
              <w:r w:rsidR="004B4BDA">
                <w:rPr>
                  <w:rFonts w:hint="cs"/>
                  <w:color w:val="2D3748"/>
                  <w:sz w:val="17"/>
                </w:rPr>
                <w:t xml:space="preserve">נוספת </w:t>
              </w:r>
            </w:ins>
            <w:r>
              <w:rPr>
                <w:color w:val="2D3748"/>
                <w:sz w:val="17"/>
              </w:rPr>
              <w:t>קריטית לחזרה על אותו בלוק במקרה של תקלה/הפרעה (Repeat Block).</w:t>
            </w:r>
          </w:p>
        </w:tc>
        <w:tc>
          <w:tcPr>
            <w:tcW w:w="2880" w:type="dxa"/>
            <w:shd w:val="clear" w:color="auto" w:fill="FFFFFF"/>
            <w:tcMar>
              <w:top w:w="80" w:type="dxa"/>
              <w:left w:w="100" w:type="dxa"/>
              <w:bottom w:w="80" w:type="dxa"/>
              <w:right w:w="100" w:type="dxa"/>
            </w:tcMar>
          </w:tcPr>
          <w:p w14:paraId="2A888C48" w14:textId="5A0A93AD" w:rsidR="00353DEA" w:rsidRDefault="000670DD" w:rsidP="006E75C0">
            <w:pPr>
              <w:spacing w:before="30" w:after="30"/>
            </w:pPr>
            <w:r>
              <w:rPr>
                <w:color w:val="2D3748"/>
                <w:sz w:val="17"/>
              </w:rPr>
              <w:t xml:space="preserve">מנגנון זיהוי Inactivity; </w:t>
            </w:r>
            <w:del w:id="110" w:author="Yaki Grossman" w:date="2026-10-12T21:40:00Z" w16du:dateUtc="2026-10-12T18:40:00Z">
              <w:r w:rsidDel="004B4BDA">
                <w:rPr>
                  <w:color w:val="2D3748"/>
                  <w:sz w:val="17"/>
                </w:rPr>
                <w:delText xml:space="preserve">תגית </w:delText>
              </w:r>
            </w:del>
            <w:ins w:id="111" w:author="Yaki Grossman" w:date="2026-10-12T21:40:00Z" w16du:dateUtc="2026-10-12T18:40:00Z">
              <w:r w:rsidR="004B4BDA">
                <w:rPr>
                  <w:rFonts w:hint="cs"/>
                  <w:color w:val="2D3748"/>
                  <w:sz w:val="17"/>
                </w:rPr>
                <w:t>כפתור</w:t>
              </w:r>
              <w:r w:rsidR="004B4BDA">
                <w:rPr>
                  <w:color w:val="2D3748"/>
                  <w:sz w:val="17"/>
                </w:rPr>
                <w:t xml:space="preserve"> </w:t>
              </w:r>
            </w:ins>
            <w:r>
              <w:rPr>
                <w:color w:val="2D3748"/>
                <w:sz w:val="17"/>
              </w:rPr>
              <w:t>התראה ויזואלית בקוקפיט</w:t>
            </w:r>
            <w:ins w:id="112" w:author="Yaki Grossman" w:date="2026-10-12T21:41:00Z" w16du:dateUtc="2026-10-12T18:41:00Z">
              <w:r w:rsidR="004607AE">
                <w:rPr>
                  <w:rFonts w:hint="cs"/>
                  <w:color w:val="2D3748"/>
                  <w:sz w:val="17"/>
                </w:rPr>
                <w:t xml:space="preserve"> </w:t>
              </w:r>
              <w:r w:rsidR="004607AE">
                <w:rPr>
                  <w:rFonts w:hint="cs"/>
                  <w:color w:val="2D3748"/>
                  <w:sz w:val="17"/>
                </w:rPr>
                <w:t xml:space="preserve">במידה והילד לא מבצע את הלחיצה על 'בלוק הבא' כפתור </w:t>
              </w:r>
            </w:ins>
            <w:ins w:id="113" w:author="Yaki Grossman" w:date="2026-10-12T21:51:00Z" w16du:dateUtc="2026-10-12T18:51:00Z">
              <w:r w:rsidR="001F451E" w:rsidRPr="00BA56C7">
                <w:rPr>
                  <w:color w:val="2D3748"/>
                  <w:szCs w:val="32"/>
                  <w:rtl w:val="0"/>
                  <w:rPrChange w:id="114" w:author="Yaki Grossman" w:date="2026-10-12T21:52:00Z" w16du:dateUtc="2026-10-12T18:52:00Z">
                    <w:rPr>
                      <w:color w:val="2D3748"/>
                      <w:sz w:val="17"/>
                      <w:rtl w:val="0"/>
                    </w:rPr>
                  </w:rPrChange>
                </w:rPr>
                <w:t>[</w:t>
              </w:r>
              <w:r w:rsidR="001F451E">
                <w:rPr>
                  <w:color w:val="2D3748"/>
                  <w:szCs w:val="32"/>
                  <w:rtl w:val="0"/>
                </w:rPr>
                <w:t>MANUAL FINISH BLOCK]</w:t>
              </w:r>
            </w:ins>
            <w:ins w:id="115" w:author="Yaki Grossman" w:date="2026-10-12T21:52:00Z" w16du:dateUtc="2026-10-12T18:52:00Z">
              <w:r w:rsidR="00047FCC">
                <w:rPr>
                  <w:rFonts w:hint="cs"/>
                  <w:color w:val="2D3748"/>
                  <w:szCs w:val="32"/>
                </w:rPr>
                <w:t xml:space="preserve"> </w:t>
              </w:r>
              <w:r w:rsidR="00047FCC" w:rsidRPr="00CA41A6">
                <w:rPr>
                  <w:rFonts w:hint="cs"/>
                  <w:color w:val="2D3748"/>
                  <w:sz w:val="18"/>
                  <w:szCs w:val="24"/>
                  <w:rPrChange w:id="116" w:author="Yaki Grossman" w:date="2026-10-12T21:53:00Z" w16du:dateUtc="2026-10-12T18:53:00Z">
                    <w:rPr>
                      <w:rFonts w:hint="cs"/>
                      <w:b/>
                      <w:bCs/>
                      <w:color w:val="2D3748"/>
                      <w:szCs w:val="32"/>
                    </w:rPr>
                  </w:rPrChange>
                </w:rPr>
                <w:t>יתחיל להבהב</w:t>
              </w:r>
            </w:ins>
            <w:ins w:id="117" w:author="Yaki Grossman" w:date="2026-10-12T21:41:00Z" w16du:dateUtc="2026-10-12T18:41:00Z">
              <w:r w:rsidR="004607AE" w:rsidRPr="00CA41A6">
                <w:rPr>
                  <w:color w:val="2D3748"/>
                  <w:sz w:val="14"/>
                  <w:szCs w:val="18"/>
                  <w:rPrChange w:id="118" w:author="Yaki Grossman" w:date="2026-10-12T21:53:00Z" w16du:dateUtc="2026-10-12T18:53:00Z">
                    <w:rPr>
                      <w:color w:val="2D3748"/>
                      <w:sz w:val="17"/>
                    </w:rPr>
                  </w:rPrChange>
                </w:rPr>
                <w:t>.</w:t>
              </w:r>
            </w:ins>
            <w:r>
              <w:rPr>
                <w:color w:val="2D3748"/>
                <w:sz w:val="17"/>
              </w:rPr>
              <w:t>; כפתור ייעודי [חזרה על בלוק] המאפס את הבלוק ומסמנו כפסול עקב הפרעה.</w:t>
            </w:r>
          </w:p>
        </w:tc>
      </w:tr>
      <w:tr w:rsidR="00353DEA" w14:paraId="4172FE55" w14:textId="77777777">
        <w:trPr>
          <w:jc w:val="center"/>
        </w:trPr>
        <w:tc>
          <w:tcPr>
            <w:tcW w:w="720" w:type="dxa"/>
            <w:shd w:val="clear" w:color="auto" w:fill="F7FAFC"/>
            <w:tcMar>
              <w:top w:w="80" w:type="dxa"/>
              <w:left w:w="100" w:type="dxa"/>
              <w:bottom w:w="80" w:type="dxa"/>
              <w:right w:w="100" w:type="dxa"/>
            </w:tcMar>
          </w:tcPr>
          <w:p w14:paraId="1A9C0D32" w14:textId="77777777" w:rsidR="00353DEA" w:rsidRDefault="000670DD" w:rsidP="006E75C0">
            <w:pPr>
              <w:spacing w:before="30" w:after="30"/>
            </w:pPr>
            <w:r>
              <w:rPr>
                <w:color w:val="2D3748"/>
                <w:sz w:val="17"/>
              </w:rPr>
              <w:t>4</w:t>
            </w:r>
          </w:p>
        </w:tc>
        <w:tc>
          <w:tcPr>
            <w:tcW w:w="2304" w:type="dxa"/>
            <w:shd w:val="clear" w:color="auto" w:fill="F7FAFC"/>
            <w:tcMar>
              <w:top w:w="80" w:type="dxa"/>
              <w:left w:w="100" w:type="dxa"/>
              <w:bottom w:w="80" w:type="dxa"/>
              <w:right w:w="100" w:type="dxa"/>
            </w:tcMar>
          </w:tcPr>
          <w:p w14:paraId="6FB2EFBB" w14:textId="77777777" w:rsidR="00353DEA" w:rsidRDefault="000670DD" w:rsidP="006E75C0">
            <w:pPr>
              <w:spacing w:before="30" w:after="30"/>
            </w:pPr>
            <w:r>
              <w:rPr>
                <w:color w:val="2D3748"/>
                <w:sz w:val="17"/>
              </w:rPr>
              <w:t>דילוג על סגמנט</w:t>
            </w:r>
            <w:r>
              <w:rPr>
                <w:color w:val="2D3748"/>
                <w:sz w:val="17"/>
              </w:rPr>
              <w:br/>
              <w:t>(Forward-Only Lock)</w:t>
            </w:r>
          </w:p>
        </w:tc>
        <w:tc>
          <w:tcPr>
            <w:tcW w:w="3888" w:type="dxa"/>
            <w:shd w:val="clear" w:color="auto" w:fill="F7FAFC"/>
            <w:tcMar>
              <w:top w:w="80" w:type="dxa"/>
              <w:left w:w="100" w:type="dxa"/>
              <w:bottom w:w="80" w:type="dxa"/>
              <w:right w:w="100" w:type="dxa"/>
            </w:tcMar>
          </w:tcPr>
          <w:p w14:paraId="3EA3DE75" w14:textId="77777777" w:rsidR="00353DEA" w:rsidRDefault="000670DD" w:rsidP="006E75C0">
            <w:pPr>
              <w:spacing w:before="30" w:after="30"/>
            </w:pPr>
            <w:r>
              <w:rPr>
                <w:color w:val="2D3748"/>
                <w:sz w:val="17"/>
              </w:rPr>
              <w:t xml:space="preserve">הילד דילג - לא חוזרים אחורה! בית שדולג מסומן אוטומטית כשגיאה, והקנבס נועל אותו לכתיבה מיידית. חישוב הזמן </w:t>
            </w:r>
            <w:commentRangeStart w:id="119"/>
            <w:r>
              <w:rPr>
                <w:color w:val="2D3748"/>
                <w:sz w:val="17"/>
              </w:rPr>
              <w:t>מתבצע פר צורות שהושלמו ברצף הנכון.</w:t>
            </w:r>
            <w:commentRangeEnd w:id="119"/>
            <w:r w:rsidR="00D43FAE">
              <w:rPr>
                <w:rStyle w:val="CommentReference"/>
                <w:sz w:val="22"/>
                <w:szCs w:val="22"/>
              </w:rPr>
              <w:commentReference w:id="119"/>
            </w:r>
          </w:p>
        </w:tc>
        <w:tc>
          <w:tcPr>
            <w:tcW w:w="2880" w:type="dxa"/>
            <w:shd w:val="clear" w:color="auto" w:fill="F7FAFC"/>
            <w:tcMar>
              <w:top w:w="80" w:type="dxa"/>
              <w:left w:w="100" w:type="dxa"/>
              <w:bottom w:w="80" w:type="dxa"/>
              <w:right w:w="100" w:type="dxa"/>
            </w:tcMar>
          </w:tcPr>
          <w:p w14:paraId="2F99FC5B" w14:textId="77777777" w:rsidR="00353DEA" w:rsidRDefault="000670DD" w:rsidP="006E75C0">
            <w:pPr>
              <w:spacing w:before="30" w:after="30"/>
            </w:pPr>
            <w:r>
              <w:rPr>
                <w:color w:val="2D3748"/>
                <w:sz w:val="17"/>
              </w:rPr>
              <w:t>מנגנון Forward-Only Dynamic Locking; זיהוי קואורדינטות כתיבה בסגמנט מתקדם נועל מיידית את כל הסגמנטים הקודמים שלא מולאו.</w:t>
            </w:r>
          </w:p>
        </w:tc>
      </w:tr>
      <w:tr w:rsidR="00353DEA" w14:paraId="01654021" w14:textId="77777777">
        <w:trPr>
          <w:jc w:val="center"/>
        </w:trPr>
        <w:tc>
          <w:tcPr>
            <w:tcW w:w="720" w:type="dxa"/>
            <w:shd w:val="clear" w:color="auto" w:fill="FFFFFF"/>
            <w:tcMar>
              <w:top w:w="80" w:type="dxa"/>
              <w:left w:w="100" w:type="dxa"/>
              <w:bottom w:w="80" w:type="dxa"/>
              <w:right w:w="100" w:type="dxa"/>
            </w:tcMar>
          </w:tcPr>
          <w:p w14:paraId="7393E375" w14:textId="77777777" w:rsidR="00353DEA" w:rsidRDefault="000670DD" w:rsidP="006E75C0">
            <w:pPr>
              <w:spacing w:before="30" w:after="30"/>
            </w:pPr>
            <w:r>
              <w:rPr>
                <w:color w:val="2D3748"/>
                <w:sz w:val="17"/>
              </w:rPr>
              <w:t>5</w:t>
            </w:r>
          </w:p>
        </w:tc>
        <w:tc>
          <w:tcPr>
            <w:tcW w:w="2304" w:type="dxa"/>
            <w:shd w:val="clear" w:color="auto" w:fill="FFFFFF"/>
            <w:tcMar>
              <w:top w:w="80" w:type="dxa"/>
              <w:left w:w="100" w:type="dxa"/>
              <w:bottom w:w="80" w:type="dxa"/>
              <w:right w:w="100" w:type="dxa"/>
            </w:tcMar>
          </w:tcPr>
          <w:p w14:paraId="0B8A04E1" w14:textId="77777777" w:rsidR="00353DEA" w:rsidRDefault="000670DD" w:rsidP="006E75C0">
            <w:pPr>
              <w:spacing w:before="30" w:after="30"/>
            </w:pPr>
            <w:r>
              <w:rPr>
                <w:color w:val="2D3748"/>
                <w:sz w:val="17"/>
              </w:rPr>
              <w:t>גבולות רוחב הסגמנט</w:t>
            </w:r>
            <w:r>
              <w:rPr>
                <w:color w:val="2D3748"/>
                <w:sz w:val="17"/>
              </w:rPr>
              <w:br/>
              <w:t>(15 מ"מ וטולרנס)</w:t>
            </w:r>
          </w:p>
        </w:tc>
        <w:tc>
          <w:tcPr>
            <w:tcW w:w="3888" w:type="dxa"/>
            <w:shd w:val="clear" w:color="auto" w:fill="FFFFFF"/>
            <w:tcMar>
              <w:top w:w="80" w:type="dxa"/>
              <w:left w:w="100" w:type="dxa"/>
              <w:bottom w:w="80" w:type="dxa"/>
              <w:right w:w="100" w:type="dxa"/>
            </w:tcMar>
          </w:tcPr>
          <w:p w14:paraId="48E9EB81" w14:textId="77777777" w:rsidR="00353DEA" w:rsidRDefault="000670DD" w:rsidP="006E75C0">
            <w:pPr>
              <w:spacing w:before="30" w:after="30"/>
            </w:pPr>
            <w:r>
              <w:rPr>
                <w:color w:val="2D3748"/>
                <w:sz w:val="17"/>
              </w:rPr>
              <w:t>רוחב נומינלי הוא 15 מ"מ. טולרנס מותר: ±2 מ"מ (טווח תקין: 13–17 מ"מ). מעבר דרך שטח נקודת האמצע הוא תנאי הכרחי לצורה תקינה.</w:t>
            </w:r>
          </w:p>
        </w:tc>
        <w:tc>
          <w:tcPr>
            <w:tcW w:w="2880" w:type="dxa"/>
            <w:shd w:val="clear" w:color="auto" w:fill="FFFFFF"/>
            <w:tcMar>
              <w:top w:w="80" w:type="dxa"/>
              <w:left w:w="100" w:type="dxa"/>
              <w:bottom w:w="80" w:type="dxa"/>
              <w:right w:w="100" w:type="dxa"/>
            </w:tcMar>
          </w:tcPr>
          <w:p w14:paraId="50FC7D71" w14:textId="77777777" w:rsidR="00353DEA" w:rsidRDefault="000670DD" w:rsidP="006E75C0">
            <w:pPr>
              <w:spacing w:before="30" w:after="30"/>
            </w:pPr>
            <w:r>
              <w:rPr>
                <w:color w:val="2D3748"/>
                <w:sz w:val="17"/>
              </w:rPr>
              <w:t>אלגוריתם נרמול קווי ובדיקת נקודת מפנה; חריגה מחוץ לטווח 13–17 מ"מ מוגדרת כשגיאת רוחב; מעגל פגיעה מוגדר סביב נקודת האמצע.</w:t>
            </w:r>
          </w:p>
        </w:tc>
      </w:tr>
      <w:tr w:rsidR="00353DEA" w14:paraId="20C4BB87" w14:textId="77777777">
        <w:trPr>
          <w:jc w:val="center"/>
        </w:trPr>
        <w:tc>
          <w:tcPr>
            <w:tcW w:w="720" w:type="dxa"/>
            <w:shd w:val="clear" w:color="auto" w:fill="F7FAFC"/>
            <w:tcMar>
              <w:top w:w="80" w:type="dxa"/>
              <w:left w:w="100" w:type="dxa"/>
              <w:bottom w:w="80" w:type="dxa"/>
              <w:right w:w="100" w:type="dxa"/>
            </w:tcMar>
          </w:tcPr>
          <w:p w14:paraId="2459F0EE" w14:textId="77777777" w:rsidR="00353DEA" w:rsidRDefault="000670DD" w:rsidP="006E75C0">
            <w:pPr>
              <w:spacing w:before="30" w:after="30"/>
            </w:pPr>
            <w:r>
              <w:rPr>
                <w:color w:val="2D3748"/>
                <w:sz w:val="17"/>
              </w:rPr>
              <w:t>6</w:t>
            </w:r>
          </w:p>
        </w:tc>
        <w:tc>
          <w:tcPr>
            <w:tcW w:w="2304" w:type="dxa"/>
            <w:shd w:val="clear" w:color="auto" w:fill="F7FAFC"/>
            <w:tcMar>
              <w:top w:w="80" w:type="dxa"/>
              <w:left w:w="100" w:type="dxa"/>
              <w:bottom w:w="80" w:type="dxa"/>
              <w:right w:w="100" w:type="dxa"/>
            </w:tcMar>
          </w:tcPr>
          <w:p w14:paraId="297CA41E" w14:textId="77777777" w:rsidR="00353DEA" w:rsidRDefault="000670DD" w:rsidP="006E75C0">
            <w:pPr>
              <w:spacing w:before="30" w:after="30"/>
            </w:pPr>
            <w:r>
              <w:rPr>
                <w:color w:val="2D3748"/>
                <w:sz w:val="17"/>
              </w:rPr>
              <w:t>מודל שגיאות והרמות יד</w:t>
            </w:r>
            <w:r>
              <w:rPr>
                <w:color w:val="2D3748"/>
                <w:sz w:val="17"/>
              </w:rPr>
              <w:br/>
              <w:t>(Pen Lifts / Errors)</w:t>
            </w:r>
          </w:p>
        </w:tc>
        <w:tc>
          <w:tcPr>
            <w:tcW w:w="3888" w:type="dxa"/>
            <w:shd w:val="clear" w:color="auto" w:fill="F7FAFC"/>
            <w:tcMar>
              <w:top w:w="80" w:type="dxa"/>
              <w:left w:w="100" w:type="dxa"/>
              <w:bottom w:w="80" w:type="dxa"/>
              <w:right w:w="100" w:type="dxa"/>
            </w:tcMar>
          </w:tcPr>
          <w:p w14:paraId="2DB0E715" w14:textId="77777777" w:rsidR="00353DEA" w:rsidRDefault="000670DD" w:rsidP="006E75C0">
            <w:pPr>
              <w:spacing w:before="30" w:after="30"/>
            </w:pPr>
            <w:r>
              <w:rPr>
                <w:color w:val="2D3748"/>
                <w:sz w:val="17"/>
              </w:rPr>
              <w:t>מדידה ברמת האות: הרמת יד בתוך האות (&gt;0) או החטאת נקודת האמצע = שגיאת אות. ברמת הבלוק: בדיקת סך הרמות יד (15 בנורמה) לאיתור קטיעות קו וכתיבה מקוטעת.</w:t>
            </w:r>
          </w:p>
        </w:tc>
        <w:tc>
          <w:tcPr>
            <w:tcW w:w="2880" w:type="dxa"/>
            <w:shd w:val="clear" w:color="auto" w:fill="F7FAFC"/>
            <w:tcMar>
              <w:top w:w="80" w:type="dxa"/>
              <w:left w:w="100" w:type="dxa"/>
              <w:bottom w:w="80" w:type="dxa"/>
              <w:right w:w="100" w:type="dxa"/>
            </w:tcMar>
          </w:tcPr>
          <w:p w14:paraId="769DDA18" w14:textId="77777777" w:rsidR="00353DEA" w:rsidRDefault="000670DD" w:rsidP="006E75C0">
            <w:pPr>
              <w:spacing w:before="30" w:after="30"/>
            </w:pPr>
            <w:r>
              <w:rPr>
                <w:color w:val="2D3748"/>
                <w:sz w:val="17"/>
              </w:rPr>
              <w:t>חישוב שגיאות כפול: שגיאות אות (Pen Lift &gt; 0 בתוך קוביה, החטאת מרכז, סטיית רוחב) ומדד בלוק כולל (הרמות יד מעל 15, סך קוביות נעולות/שגויות).</w:t>
            </w:r>
          </w:p>
        </w:tc>
      </w:tr>
      <w:tr w:rsidR="00353DEA" w14:paraId="7632D7E6" w14:textId="77777777">
        <w:trPr>
          <w:jc w:val="center"/>
        </w:trPr>
        <w:tc>
          <w:tcPr>
            <w:tcW w:w="720" w:type="dxa"/>
            <w:shd w:val="clear" w:color="auto" w:fill="FFFFFF"/>
            <w:tcMar>
              <w:top w:w="80" w:type="dxa"/>
              <w:left w:w="100" w:type="dxa"/>
              <w:bottom w:w="80" w:type="dxa"/>
              <w:right w:w="100" w:type="dxa"/>
            </w:tcMar>
          </w:tcPr>
          <w:p w14:paraId="365ADC05" w14:textId="77777777" w:rsidR="00353DEA" w:rsidRDefault="000670DD" w:rsidP="006E75C0">
            <w:pPr>
              <w:spacing w:before="30" w:after="30"/>
            </w:pPr>
            <w:r>
              <w:rPr>
                <w:color w:val="2D3748"/>
                <w:sz w:val="17"/>
              </w:rPr>
              <w:lastRenderedPageBreak/>
              <w:t>7</w:t>
            </w:r>
          </w:p>
        </w:tc>
        <w:tc>
          <w:tcPr>
            <w:tcW w:w="2304" w:type="dxa"/>
            <w:shd w:val="clear" w:color="auto" w:fill="FFFFFF"/>
            <w:tcMar>
              <w:top w:w="80" w:type="dxa"/>
              <w:left w:w="100" w:type="dxa"/>
              <w:bottom w:w="80" w:type="dxa"/>
              <w:right w:w="100" w:type="dxa"/>
            </w:tcMar>
          </w:tcPr>
          <w:p w14:paraId="56B78B93" w14:textId="77777777" w:rsidR="00353DEA" w:rsidRDefault="000670DD" w:rsidP="006E75C0">
            <w:pPr>
              <w:spacing w:before="30" w:after="30"/>
            </w:pPr>
            <w:r>
              <w:rPr>
                <w:color w:val="2D3748"/>
                <w:sz w:val="17"/>
              </w:rPr>
              <w:t>משימת Transfer ללא נקודות</w:t>
            </w:r>
            <w:r>
              <w:rPr>
                <w:color w:val="2D3748"/>
                <w:sz w:val="17"/>
              </w:rPr>
              <w:br/>
              <w:t>(DCD Protocol)</w:t>
            </w:r>
          </w:p>
        </w:tc>
        <w:tc>
          <w:tcPr>
            <w:tcW w:w="3888" w:type="dxa"/>
            <w:shd w:val="clear" w:color="auto" w:fill="FFFFFF"/>
            <w:tcMar>
              <w:top w:w="80" w:type="dxa"/>
              <w:left w:w="100" w:type="dxa"/>
              <w:bottom w:w="80" w:type="dxa"/>
              <w:right w:w="100" w:type="dxa"/>
            </w:tcMar>
          </w:tcPr>
          <w:p w14:paraId="5A72657C" w14:textId="77777777" w:rsidR="00353DEA" w:rsidRDefault="000670DD" w:rsidP="006E75C0">
            <w:pPr>
              <w:spacing w:before="30" w:after="30"/>
            </w:pPr>
            <w:r>
              <w:rPr>
                <w:color w:val="2D3748"/>
                <w:sz w:val="17"/>
              </w:rPr>
              <w:t xml:space="preserve">נדרשת תמיכה בתבנית ייעודית Blank Task Template (3x5 קוביות ללא נקודות). מדידת זמנים וקינמטיקה, והכנה </w:t>
            </w:r>
            <w:commentRangeStart w:id="120"/>
            <w:r>
              <w:rPr>
                <w:color w:val="2D3748"/>
                <w:sz w:val="17"/>
              </w:rPr>
              <w:t>לאינטגרציית מודל AI עתידי להערכת קריאות ודמיון לצורה.</w:t>
            </w:r>
            <w:commentRangeEnd w:id="120"/>
            <w:r w:rsidR="00D43FAE">
              <w:rPr>
                <w:rStyle w:val="CommentReference"/>
                <w:sz w:val="22"/>
                <w:szCs w:val="22"/>
              </w:rPr>
              <w:commentReference w:id="120"/>
            </w:r>
          </w:p>
        </w:tc>
        <w:tc>
          <w:tcPr>
            <w:tcW w:w="2880" w:type="dxa"/>
            <w:shd w:val="clear" w:color="auto" w:fill="FFFFFF"/>
            <w:tcMar>
              <w:top w:w="80" w:type="dxa"/>
              <w:left w:w="100" w:type="dxa"/>
              <w:bottom w:w="80" w:type="dxa"/>
              <w:right w:w="100" w:type="dxa"/>
            </w:tcMar>
          </w:tcPr>
          <w:p w14:paraId="71AC3324" w14:textId="77777777" w:rsidR="00353DEA" w:rsidRDefault="000670DD" w:rsidP="006E75C0">
            <w:pPr>
              <w:spacing w:before="30" w:after="30"/>
            </w:pPr>
            <w:r>
              <w:rPr>
                <w:color w:val="2D3748"/>
                <w:sz w:val="17"/>
              </w:rPr>
              <w:t>הוספת תבנית ריקה למחולל התבניות; שמירת וקטורי משיכת עט גולמיים לצורך ניתוח ראייה ממוחשבת / AI Vision להערכת עיגול, גובה ושורה.</w:t>
            </w:r>
          </w:p>
        </w:tc>
      </w:tr>
      <w:tr w:rsidR="00353DEA" w14:paraId="2E3BA4C2" w14:textId="77777777">
        <w:trPr>
          <w:jc w:val="center"/>
        </w:trPr>
        <w:tc>
          <w:tcPr>
            <w:tcW w:w="720" w:type="dxa"/>
            <w:shd w:val="clear" w:color="auto" w:fill="F7FAFC"/>
            <w:tcMar>
              <w:top w:w="80" w:type="dxa"/>
              <w:left w:w="100" w:type="dxa"/>
              <w:bottom w:w="80" w:type="dxa"/>
              <w:right w:w="100" w:type="dxa"/>
            </w:tcMar>
          </w:tcPr>
          <w:p w14:paraId="17917B15" w14:textId="77777777" w:rsidR="00353DEA" w:rsidRDefault="000670DD" w:rsidP="006E75C0">
            <w:pPr>
              <w:spacing w:before="30" w:after="30"/>
            </w:pPr>
            <w:r>
              <w:rPr>
                <w:color w:val="2D3748"/>
                <w:sz w:val="17"/>
              </w:rPr>
              <w:t>8</w:t>
            </w:r>
          </w:p>
        </w:tc>
        <w:tc>
          <w:tcPr>
            <w:tcW w:w="2304" w:type="dxa"/>
            <w:shd w:val="clear" w:color="auto" w:fill="F7FAFC"/>
            <w:tcMar>
              <w:top w:w="80" w:type="dxa"/>
              <w:left w:w="100" w:type="dxa"/>
              <w:bottom w:w="80" w:type="dxa"/>
              <w:right w:w="100" w:type="dxa"/>
            </w:tcMar>
          </w:tcPr>
          <w:p w14:paraId="432B9717" w14:textId="77777777" w:rsidR="00353DEA" w:rsidRDefault="000670DD" w:rsidP="006E75C0">
            <w:pPr>
              <w:spacing w:before="30" w:after="30"/>
            </w:pPr>
            <w:commentRangeStart w:id="121"/>
            <w:r>
              <w:rPr>
                <w:color w:val="2D3748"/>
                <w:sz w:val="17"/>
              </w:rPr>
              <w:t>תצורת עבודה כיתתית</w:t>
            </w:r>
            <w:commentRangeEnd w:id="121"/>
            <w:r w:rsidR="00D43FAE">
              <w:rPr>
                <w:rStyle w:val="CommentReference"/>
                <w:color w:val="2D3748"/>
                <w:sz w:val="17"/>
                <w:szCs w:val="22"/>
              </w:rPr>
              <w:commentReference w:id="121"/>
            </w:r>
            <w:r>
              <w:rPr>
                <w:color w:val="2D3748"/>
                <w:sz w:val="17"/>
              </w:rPr>
              <w:br/>
              <w:t>(1:1 מול קבוצה קטנה)</w:t>
            </w:r>
          </w:p>
        </w:tc>
        <w:tc>
          <w:tcPr>
            <w:tcW w:w="3888" w:type="dxa"/>
            <w:shd w:val="clear" w:color="auto" w:fill="F7FAFC"/>
            <w:tcMar>
              <w:top w:w="80" w:type="dxa"/>
              <w:left w:w="100" w:type="dxa"/>
              <w:bottom w:w="80" w:type="dxa"/>
              <w:right w:w="100" w:type="dxa"/>
            </w:tcMar>
          </w:tcPr>
          <w:p w14:paraId="7A502B9D" w14:textId="77777777" w:rsidR="00353DEA" w:rsidRDefault="000670DD" w:rsidP="006E75C0">
            <w:pPr>
              <w:spacing w:before="30" w:after="30"/>
            </w:pPr>
            <w:r>
              <w:rPr>
                <w:color w:val="2D3748"/>
                <w:sz w:val="17"/>
              </w:rPr>
              <w:t>תצורת ברירת המחדל היא 1:1. יש לתמוך באופציה של עמדת מאבחן אחת המפקחת על קבוצה של 4 ילדים במקביל (עד 6 מקסימום) לחסכון בזמן אבחון.</w:t>
            </w:r>
          </w:p>
        </w:tc>
        <w:tc>
          <w:tcPr>
            <w:tcW w:w="2880" w:type="dxa"/>
            <w:shd w:val="clear" w:color="auto" w:fill="F7FAFC"/>
            <w:tcMar>
              <w:top w:w="80" w:type="dxa"/>
              <w:left w:w="100" w:type="dxa"/>
              <w:bottom w:w="80" w:type="dxa"/>
              <w:right w:w="100" w:type="dxa"/>
            </w:tcMar>
          </w:tcPr>
          <w:p w14:paraId="70A61334" w14:textId="77777777" w:rsidR="00353DEA" w:rsidRDefault="000670DD" w:rsidP="006E75C0">
            <w:pPr>
              <w:spacing w:before="30" w:after="30"/>
            </w:pPr>
            <w:r>
              <w:rPr>
                <w:color w:val="2D3748"/>
                <w:sz w:val="17"/>
              </w:rPr>
              <w:t>ארכיטקטורת Multi-Student Cockpit המציגה Grid של 4 טאבלטים במקביל, כולל תגי סטטוס בזמן אמת, התרעות אי-פעילות וכפתורי התערבות פרטניים.</w:t>
            </w:r>
          </w:p>
        </w:tc>
      </w:tr>
      <w:tr w:rsidR="00353DEA" w14:paraId="553FC765" w14:textId="77777777">
        <w:trPr>
          <w:jc w:val="center"/>
        </w:trPr>
        <w:tc>
          <w:tcPr>
            <w:tcW w:w="720" w:type="dxa"/>
            <w:shd w:val="clear" w:color="auto" w:fill="FFFFFF"/>
            <w:tcMar>
              <w:top w:w="80" w:type="dxa"/>
              <w:left w:w="100" w:type="dxa"/>
              <w:bottom w:w="80" w:type="dxa"/>
              <w:right w:w="100" w:type="dxa"/>
            </w:tcMar>
          </w:tcPr>
          <w:p w14:paraId="412C6B7C" w14:textId="77777777" w:rsidR="00353DEA" w:rsidRDefault="000670DD" w:rsidP="006E75C0">
            <w:pPr>
              <w:spacing w:before="30" w:after="30"/>
            </w:pPr>
            <w:r>
              <w:rPr>
                <w:color w:val="2D3748"/>
                <w:sz w:val="17"/>
              </w:rPr>
              <w:t>9</w:t>
            </w:r>
          </w:p>
        </w:tc>
        <w:tc>
          <w:tcPr>
            <w:tcW w:w="2304" w:type="dxa"/>
            <w:shd w:val="clear" w:color="auto" w:fill="FFFFFF"/>
            <w:tcMar>
              <w:top w:w="80" w:type="dxa"/>
              <w:left w:w="100" w:type="dxa"/>
              <w:bottom w:w="80" w:type="dxa"/>
              <w:right w:w="100" w:type="dxa"/>
            </w:tcMar>
          </w:tcPr>
          <w:p w14:paraId="6024590C" w14:textId="77777777" w:rsidR="00353DEA" w:rsidRDefault="000670DD" w:rsidP="006E75C0">
            <w:pPr>
              <w:spacing w:before="30" w:after="30"/>
            </w:pPr>
            <w:r>
              <w:rPr>
                <w:color w:val="2D3748"/>
                <w:sz w:val="17"/>
              </w:rPr>
              <w:t>דפי בלוק לפיילוט אוקטובר</w:t>
            </w:r>
            <w:r>
              <w:rPr>
                <w:color w:val="2D3748"/>
                <w:sz w:val="17"/>
              </w:rPr>
              <w:br/>
              <w:t>(Pilot Scope)</w:t>
            </w:r>
          </w:p>
        </w:tc>
        <w:tc>
          <w:tcPr>
            <w:tcW w:w="3888" w:type="dxa"/>
            <w:shd w:val="clear" w:color="auto" w:fill="FFFFFF"/>
            <w:tcMar>
              <w:top w:w="80" w:type="dxa"/>
              <w:left w:w="100" w:type="dxa"/>
              <w:bottom w:w="80" w:type="dxa"/>
              <w:right w:w="100" w:type="dxa"/>
            </w:tcMar>
          </w:tcPr>
          <w:p w14:paraId="195706A7" w14:textId="77777777" w:rsidR="009D5CC7" w:rsidRDefault="000670DD" w:rsidP="006E75C0">
            <w:pPr>
              <w:spacing w:before="30" w:after="30"/>
              <w:rPr>
                <w:ins w:id="122" w:author="Yaki Grossman" w:date="2026-10-12T20:57:00Z" w16du:dateUtc="2026-10-12T17:57:00Z"/>
                <w:color w:val="2D3748"/>
                <w:sz w:val="17"/>
              </w:rPr>
            </w:pPr>
            <w:r>
              <w:rPr>
                <w:color w:val="2D3748"/>
                <w:sz w:val="17"/>
              </w:rPr>
              <w:t xml:space="preserve">לפיילוט אוקטובר 2026 </w:t>
            </w:r>
            <w:del w:id="123" w:author="Yaki Grossman" w:date="2026-10-12T20:56:00Z" w16du:dateUtc="2026-10-12T17:56:00Z">
              <w:r w:rsidDel="00A70CEA">
                <w:rPr>
                  <w:color w:val="2D3748"/>
                  <w:sz w:val="17"/>
                </w:rPr>
                <w:delText>נדרשת אך ורק</w:delText>
              </w:r>
            </w:del>
            <w:ins w:id="124" w:author="Yaki Grossman" w:date="2026-10-12T20:56:00Z" w16du:dateUtc="2026-10-12T17:56:00Z">
              <w:r w:rsidR="00A70CEA">
                <w:rPr>
                  <w:rFonts w:hint="cs"/>
                  <w:color w:val="2D3748"/>
                  <w:sz w:val="17"/>
                </w:rPr>
                <w:t>נדרשו</w:t>
              </w:r>
            </w:ins>
            <w:ins w:id="125" w:author="Yaki Grossman" w:date="2026-10-12T20:57:00Z" w16du:dateUtc="2026-10-12T17:57:00Z">
              <w:r w:rsidR="009D5CC7">
                <w:rPr>
                  <w:rFonts w:hint="cs"/>
                  <w:color w:val="2D3748"/>
                  <w:sz w:val="17"/>
                </w:rPr>
                <w:t>ת התבניות הבאות:</w:t>
              </w:r>
            </w:ins>
            <w:r>
              <w:rPr>
                <w:color w:val="2D3748"/>
                <w:sz w:val="17"/>
              </w:rPr>
              <w:t xml:space="preserve"> </w:t>
            </w:r>
          </w:p>
          <w:p w14:paraId="57220824" w14:textId="1D2C2CCA" w:rsidR="009D5CC7" w:rsidRPr="00403A56" w:rsidRDefault="009D5CC7" w:rsidP="00403A56">
            <w:pPr>
              <w:pStyle w:val="ListParagraph"/>
              <w:numPr>
                <w:ilvl w:val="0"/>
                <w:numId w:val="10"/>
              </w:numPr>
              <w:spacing w:before="30" w:after="30"/>
              <w:rPr>
                <w:ins w:id="126" w:author="Yaki Grossman" w:date="2026-10-12T20:58:00Z" w16du:dateUtc="2026-10-12T17:58:00Z"/>
                <w:color w:val="2D3748"/>
                <w:sz w:val="17"/>
                <w:rPrChange w:id="127" w:author="Yaki Grossman" w:date="2026-10-12T21:01:00Z" w16du:dateUtc="2026-10-12T18:01:00Z">
                  <w:rPr>
                    <w:ins w:id="128" w:author="Yaki Grossman" w:date="2026-10-12T20:58:00Z" w16du:dateUtc="2026-10-12T17:58:00Z"/>
                  </w:rPr>
                </w:rPrChange>
              </w:rPr>
              <w:pPrChange w:id="129" w:author="Yaki Grossman" w:date="2026-10-12T21:01:00Z" w16du:dateUtc="2026-10-12T18:01:00Z">
                <w:pPr>
                  <w:spacing w:before="30" w:after="30"/>
                </w:pPr>
              </w:pPrChange>
            </w:pPr>
            <w:ins w:id="130" w:author="Yaki Grossman" w:date="2026-10-12T20:57:00Z" w16du:dateUtc="2026-10-12T17:57:00Z">
              <w:r w:rsidRPr="00403A56">
                <w:rPr>
                  <w:rFonts w:hint="cs"/>
                  <w:color w:val="2D3748"/>
                  <w:sz w:val="17"/>
                  <w:rPrChange w:id="131" w:author="Yaki Grossman" w:date="2026-10-12T21:01:00Z" w16du:dateUtc="2026-10-12T18:01:00Z">
                    <w:rPr>
                      <w:rFonts w:hint="cs"/>
                    </w:rPr>
                  </w:rPrChange>
                </w:rPr>
                <w:t xml:space="preserve">בלוק </w:t>
              </w:r>
              <w:r w:rsidRPr="00403A56">
                <w:rPr>
                  <w:color w:val="2D3748"/>
                  <w:sz w:val="17"/>
                  <w:rtl w:val="0"/>
                  <w:rPrChange w:id="132" w:author="Yaki Grossman" w:date="2026-10-12T21:01:00Z" w16du:dateUtc="2026-10-12T18:01:00Z">
                    <w:rPr>
                      <w:rtl w:val="0"/>
                    </w:rPr>
                  </w:rPrChange>
                </w:rPr>
                <w:t>ILT</w:t>
              </w:r>
              <w:r w:rsidRPr="00403A56">
                <w:rPr>
                  <w:rFonts w:hint="cs"/>
                  <w:color w:val="2D3748"/>
                  <w:sz w:val="17"/>
                  <w:rPrChange w:id="133" w:author="Yaki Grossman" w:date="2026-10-12T21:01:00Z" w16du:dateUtc="2026-10-12T18:01:00Z">
                    <w:rPr>
                      <w:rFonts w:hint="cs"/>
                    </w:rPr>
                  </w:rPrChange>
                </w:rPr>
                <w:t xml:space="preserve"> סטנדרט</w:t>
              </w:r>
            </w:ins>
            <w:ins w:id="134" w:author="Yaki Grossman" w:date="2026-10-12T20:58:00Z" w16du:dateUtc="2026-10-12T17:58:00Z">
              <w:r w:rsidRPr="00403A56">
                <w:rPr>
                  <w:rFonts w:hint="cs"/>
                  <w:color w:val="2D3748"/>
                  <w:sz w:val="17"/>
                  <w:rPrChange w:id="135" w:author="Yaki Grossman" w:date="2026-10-12T21:01:00Z" w16du:dateUtc="2026-10-12T18:01:00Z">
                    <w:rPr>
                      <w:rFonts w:hint="cs"/>
                    </w:rPr>
                  </w:rPrChange>
                </w:rPr>
                <w:t xml:space="preserve">י - </w:t>
              </w:r>
            </w:ins>
            <w:r w:rsidR="000670DD" w:rsidRPr="00403A56">
              <w:rPr>
                <w:color w:val="2D3748"/>
                <w:sz w:val="17"/>
                <w:rPrChange w:id="136" w:author="Yaki Grossman" w:date="2026-10-12T21:01:00Z" w16du:dateUtc="2026-10-12T18:01:00Z">
                  <w:rPr/>
                </w:rPrChange>
              </w:rPr>
              <w:t xml:space="preserve">תבנית ה-3x5 של האות המומצאת </w:t>
            </w:r>
          </w:p>
          <w:p w14:paraId="693C9D60" w14:textId="019784A0" w:rsidR="00353DEA" w:rsidRPr="00403A56" w:rsidRDefault="000E751E" w:rsidP="00403A56">
            <w:pPr>
              <w:pStyle w:val="ListParagraph"/>
              <w:numPr>
                <w:ilvl w:val="0"/>
                <w:numId w:val="10"/>
              </w:numPr>
              <w:spacing w:before="30" w:after="30"/>
              <w:rPr>
                <w:ins w:id="137" w:author="Yaki Grossman" w:date="2026-10-12T20:59:00Z" w16du:dateUtc="2026-10-12T17:59:00Z"/>
                <w:color w:val="2D3748"/>
                <w:sz w:val="17"/>
                <w:rPrChange w:id="138" w:author="Yaki Grossman" w:date="2026-10-12T21:01:00Z" w16du:dateUtc="2026-10-12T18:01:00Z">
                  <w:rPr>
                    <w:ins w:id="139" w:author="Yaki Grossman" w:date="2026-10-12T20:59:00Z" w16du:dateUtc="2026-10-12T17:59:00Z"/>
                  </w:rPr>
                </w:rPrChange>
              </w:rPr>
              <w:pPrChange w:id="140" w:author="Yaki Grossman" w:date="2026-10-12T21:01:00Z" w16du:dateUtc="2026-10-12T18:01:00Z">
                <w:pPr>
                  <w:spacing w:before="30" w:after="30"/>
                </w:pPr>
              </w:pPrChange>
            </w:pPr>
            <w:ins w:id="141" w:author="Yaki Grossman" w:date="2026-10-12T20:58:00Z" w16du:dateUtc="2026-10-12T17:58:00Z">
              <w:r w:rsidRPr="00403A56">
                <w:rPr>
                  <w:rFonts w:hint="cs"/>
                  <w:color w:val="2D3748"/>
                  <w:sz w:val="17"/>
                  <w:rPrChange w:id="142" w:author="Yaki Grossman" w:date="2026-10-12T21:01:00Z" w16du:dateUtc="2026-10-12T18:01:00Z">
                    <w:rPr>
                      <w:rFonts w:hint="cs"/>
                    </w:rPr>
                  </w:rPrChange>
                </w:rPr>
                <w:t xml:space="preserve">בלוק </w:t>
              </w:r>
              <w:r w:rsidRPr="00403A56">
                <w:rPr>
                  <w:color w:val="2D3748"/>
                  <w:sz w:val="17"/>
                  <w:rtl w:val="0"/>
                  <w:rPrChange w:id="143" w:author="Yaki Grossman" w:date="2026-10-12T21:01:00Z" w16du:dateUtc="2026-10-12T18:01:00Z">
                    <w:rPr>
                      <w:rtl w:val="0"/>
                    </w:rPr>
                  </w:rPrChange>
                </w:rPr>
                <w:t>ILT</w:t>
              </w:r>
              <w:r w:rsidRPr="00403A56">
                <w:rPr>
                  <w:rFonts w:hint="cs"/>
                  <w:color w:val="2D3748"/>
                  <w:sz w:val="17"/>
                  <w:rPrChange w:id="144" w:author="Yaki Grossman" w:date="2026-10-12T21:01:00Z" w16du:dateUtc="2026-10-12T18:01:00Z">
                    <w:rPr>
                      <w:rFonts w:hint="cs"/>
                    </w:rPr>
                  </w:rPrChange>
                </w:rPr>
                <w:t xml:space="preserve"> עם </w:t>
              </w:r>
            </w:ins>
            <w:r w:rsidR="000670DD" w:rsidRPr="00403A56">
              <w:rPr>
                <w:color w:val="2D3748"/>
                <w:sz w:val="17"/>
                <w:rPrChange w:id="145" w:author="Yaki Grossman" w:date="2026-10-12T21:01:00Z" w16du:dateUtc="2026-10-12T18:01:00Z">
                  <w:rPr/>
                </w:rPrChange>
              </w:rPr>
              <w:t>(</w:t>
            </w:r>
            <w:del w:id="146" w:author="Yaki Grossman" w:date="2026-10-12T20:59:00Z" w16du:dateUtc="2026-10-12T17:59:00Z">
              <w:r w:rsidR="000670DD" w:rsidRPr="00403A56" w:rsidDel="001302F4">
                <w:rPr>
                  <w:color w:val="2D3748"/>
                  <w:sz w:val="17"/>
                  <w:rPrChange w:id="147" w:author="Yaki Grossman" w:date="2026-10-12T21:01:00Z" w16du:dateUtc="2026-10-12T18:01:00Z">
                    <w:rPr/>
                  </w:rPrChange>
                </w:rPr>
                <w:delText>כולל גרסת הנקודות וגרסת ה-</w:delText>
              </w:r>
            </w:del>
            <w:r w:rsidR="000670DD" w:rsidRPr="00403A56">
              <w:rPr>
                <w:color w:val="2D3748"/>
                <w:sz w:val="17"/>
                <w:rPrChange w:id="148" w:author="Yaki Grossman" w:date="2026-10-12T21:01:00Z" w16du:dateUtc="2026-10-12T18:01:00Z">
                  <w:rPr/>
                </w:rPrChange>
              </w:rPr>
              <w:t>Blank Task)</w:t>
            </w:r>
            <w:ins w:id="149" w:author="Yaki Grossman" w:date="2026-10-12T20:59:00Z" w16du:dateUtc="2026-10-12T17:59:00Z">
              <w:r w:rsidR="001302F4" w:rsidRPr="00403A56">
                <w:rPr>
                  <w:rFonts w:hint="cs"/>
                  <w:color w:val="2D3748"/>
                  <w:sz w:val="17"/>
                  <w:rPrChange w:id="150" w:author="Yaki Grossman" w:date="2026-10-12T21:01:00Z" w16du:dateUtc="2026-10-12T18:01:00Z">
                    <w:rPr>
                      <w:rFonts w:hint="cs"/>
                    </w:rPr>
                  </w:rPrChange>
                </w:rPr>
                <w:t xml:space="preserve"> - </w:t>
              </w:r>
            </w:ins>
            <w:ins w:id="151" w:author="Yaki Grossman" w:date="2026-10-12T20:59:00Z">
              <w:r w:rsidR="001302F4" w:rsidRPr="00403A56">
                <w:rPr>
                  <w:color w:val="2D3748"/>
                  <w:sz w:val="17"/>
                  <w:rPrChange w:id="152" w:author="Yaki Grossman" w:date="2026-10-12T21:01:00Z" w16du:dateUtc="2026-10-12T18:01:00Z">
                    <w:rPr/>
                  </w:rPrChange>
                </w:rPr>
                <w:t>שורה</w:t>
              </w:r>
              <w:r w:rsidR="001302F4" w:rsidRPr="00403A56">
                <w:rPr>
                  <w:color w:val="2D3748"/>
                  <w:sz w:val="17"/>
                  <w:rtl w:val="0"/>
                  <w:rPrChange w:id="153" w:author="Yaki Grossman" w:date="2026-10-12T21:01:00Z" w16du:dateUtc="2026-10-12T18:01:00Z">
                    <w:rPr>
                      <w:rtl w:val="0"/>
                    </w:rPr>
                  </w:rPrChange>
                </w:rPr>
                <w:t xml:space="preserve"> </w:t>
              </w:r>
              <w:r w:rsidR="001302F4" w:rsidRPr="00403A56">
                <w:rPr>
                  <w:color w:val="2D3748"/>
                  <w:sz w:val="17"/>
                  <w:rPrChange w:id="154" w:author="Yaki Grossman" w:date="2026-10-12T21:01:00Z" w16du:dateUtc="2026-10-12T18:01:00Z">
                    <w:rPr/>
                  </w:rPrChange>
                </w:rPr>
                <w:t>ראשונה</w:t>
              </w:r>
              <w:r w:rsidR="001302F4" w:rsidRPr="00403A56">
                <w:rPr>
                  <w:color w:val="2D3748"/>
                  <w:sz w:val="17"/>
                  <w:rtl w:val="0"/>
                  <w:rPrChange w:id="155" w:author="Yaki Grossman" w:date="2026-10-12T21:01:00Z" w16du:dateUtc="2026-10-12T18:01:00Z">
                    <w:rPr>
                      <w:rtl w:val="0"/>
                    </w:rPr>
                  </w:rPrChange>
                </w:rPr>
                <w:t xml:space="preserve"> </w:t>
              </w:r>
              <w:r w:rsidR="001302F4" w:rsidRPr="00403A56">
                <w:rPr>
                  <w:color w:val="2D3748"/>
                  <w:sz w:val="17"/>
                  <w:rPrChange w:id="156" w:author="Yaki Grossman" w:date="2026-10-12T21:01:00Z" w16du:dateUtc="2026-10-12T18:01:00Z">
                    <w:rPr/>
                  </w:rPrChange>
                </w:rPr>
                <w:t>מלאה</w:t>
              </w:r>
              <w:r w:rsidR="001302F4" w:rsidRPr="00403A56">
                <w:rPr>
                  <w:color w:val="2D3748"/>
                  <w:sz w:val="17"/>
                  <w:rtl w:val="0"/>
                  <w:rPrChange w:id="157" w:author="Yaki Grossman" w:date="2026-10-12T21:01:00Z" w16du:dateUtc="2026-10-12T18:01:00Z">
                    <w:rPr>
                      <w:rtl w:val="0"/>
                    </w:rPr>
                  </w:rPrChange>
                </w:rPr>
                <w:t xml:space="preserve"> </w:t>
              </w:r>
              <w:r w:rsidR="001302F4" w:rsidRPr="00403A56">
                <w:rPr>
                  <w:color w:val="2D3748"/>
                  <w:sz w:val="17"/>
                  <w:rPrChange w:id="158" w:author="Yaki Grossman" w:date="2026-10-12T21:01:00Z" w16du:dateUtc="2026-10-12T18:01:00Z">
                    <w:rPr/>
                  </w:rPrChange>
                </w:rPr>
                <w:t>לחיבור</w:t>
              </w:r>
              <w:r w:rsidR="001302F4" w:rsidRPr="00403A56">
                <w:rPr>
                  <w:color w:val="2D3748"/>
                  <w:sz w:val="17"/>
                  <w:rtl w:val="0"/>
                  <w:rPrChange w:id="159" w:author="Yaki Grossman" w:date="2026-10-12T21:01:00Z" w16du:dateUtc="2026-10-12T18:01:00Z">
                    <w:rPr>
                      <w:rtl w:val="0"/>
                    </w:rPr>
                  </w:rPrChange>
                </w:rPr>
                <w:t xml:space="preserve"> </w:t>
              </w:r>
              <w:r w:rsidR="001302F4" w:rsidRPr="00403A56">
                <w:rPr>
                  <w:color w:val="2D3748"/>
                  <w:sz w:val="17"/>
                  <w:rPrChange w:id="160" w:author="Yaki Grossman" w:date="2026-10-12T21:01:00Z" w16du:dateUtc="2026-10-12T18:01:00Z">
                    <w:rPr/>
                  </w:rPrChange>
                </w:rPr>
                <w:t>נקודות</w:t>
              </w:r>
              <w:r w:rsidR="001302F4" w:rsidRPr="00403A56">
                <w:rPr>
                  <w:color w:val="2D3748"/>
                  <w:sz w:val="17"/>
                  <w:rtl w:val="0"/>
                  <w:rPrChange w:id="161" w:author="Yaki Grossman" w:date="2026-10-12T21:01:00Z" w16du:dateUtc="2026-10-12T18:01:00Z">
                    <w:rPr>
                      <w:rtl w:val="0"/>
                    </w:rPr>
                  </w:rPrChange>
                </w:rPr>
                <w:t xml:space="preserve"> </w:t>
              </w:r>
              <w:r w:rsidR="001302F4" w:rsidRPr="00403A56">
                <w:rPr>
                  <w:color w:val="2D3748"/>
                  <w:sz w:val="17"/>
                  <w:rPrChange w:id="162" w:author="Yaki Grossman" w:date="2026-10-12T21:01:00Z" w16du:dateUtc="2026-10-12T18:01:00Z">
                    <w:rPr/>
                  </w:rPrChange>
                </w:rPr>
                <w:t>שורה</w:t>
              </w:r>
              <w:r w:rsidR="001302F4" w:rsidRPr="00403A56">
                <w:rPr>
                  <w:color w:val="2D3748"/>
                  <w:sz w:val="17"/>
                  <w:rtl w:val="0"/>
                  <w:rPrChange w:id="163" w:author="Yaki Grossman" w:date="2026-10-12T21:01:00Z" w16du:dateUtc="2026-10-12T18:01:00Z">
                    <w:rPr>
                      <w:rtl w:val="0"/>
                    </w:rPr>
                  </w:rPrChange>
                </w:rPr>
                <w:t xml:space="preserve"> </w:t>
              </w:r>
              <w:r w:rsidR="001302F4" w:rsidRPr="00403A56">
                <w:rPr>
                  <w:color w:val="2D3748"/>
                  <w:sz w:val="17"/>
                  <w:rPrChange w:id="164" w:author="Yaki Grossman" w:date="2026-10-12T21:01:00Z" w16du:dateUtc="2026-10-12T18:01:00Z">
                    <w:rPr/>
                  </w:rPrChange>
                </w:rPr>
                <w:t>שנייה</w:t>
              </w:r>
              <w:r w:rsidR="001302F4" w:rsidRPr="00403A56">
                <w:rPr>
                  <w:color w:val="2D3748"/>
                  <w:sz w:val="17"/>
                  <w:rtl w:val="0"/>
                  <w:rPrChange w:id="165" w:author="Yaki Grossman" w:date="2026-10-12T21:01:00Z" w16du:dateUtc="2026-10-12T18:01:00Z">
                    <w:rPr>
                      <w:rtl w:val="0"/>
                    </w:rPr>
                  </w:rPrChange>
                </w:rPr>
                <w:t xml:space="preserve"> </w:t>
              </w:r>
              <w:r w:rsidR="001302F4" w:rsidRPr="00403A56">
                <w:rPr>
                  <w:color w:val="2D3748"/>
                  <w:sz w:val="17"/>
                  <w:rPrChange w:id="166" w:author="Yaki Grossman" w:date="2026-10-12T21:01:00Z" w16du:dateUtc="2026-10-12T18:01:00Z">
                    <w:rPr/>
                  </w:rPrChange>
                </w:rPr>
                <w:t>רק</w:t>
              </w:r>
              <w:r w:rsidR="001302F4" w:rsidRPr="00403A56">
                <w:rPr>
                  <w:color w:val="2D3748"/>
                  <w:sz w:val="17"/>
                  <w:rtl w:val="0"/>
                  <w:rPrChange w:id="167" w:author="Yaki Grossman" w:date="2026-10-12T21:01:00Z" w16du:dateUtc="2026-10-12T18:01:00Z">
                    <w:rPr>
                      <w:rtl w:val="0"/>
                    </w:rPr>
                  </w:rPrChange>
                </w:rPr>
                <w:t xml:space="preserve"> </w:t>
              </w:r>
              <w:r w:rsidR="001302F4" w:rsidRPr="00403A56">
                <w:rPr>
                  <w:color w:val="2D3748"/>
                  <w:sz w:val="17"/>
                  <w:rPrChange w:id="168" w:author="Yaki Grossman" w:date="2026-10-12T21:01:00Z" w16du:dateUtc="2026-10-12T18:01:00Z">
                    <w:rPr/>
                  </w:rPrChange>
                </w:rPr>
                <w:t>נקודת</w:t>
              </w:r>
              <w:r w:rsidR="001302F4" w:rsidRPr="00403A56">
                <w:rPr>
                  <w:color w:val="2D3748"/>
                  <w:sz w:val="17"/>
                  <w:rtl w:val="0"/>
                  <w:rPrChange w:id="169" w:author="Yaki Grossman" w:date="2026-10-12T21:01:00Z" w16du:dateUtc="2026-10-12T18:01:00Z">
                    <w:rPr>
                      <w:rtl w:val="0"/>
                    </w:rPr>
                  </w:rPrChange>
                </w:rPr>
                <w:t xml:space="preserve"> </w:t>
              </w:r>
              <w:r w:rsidR="001302F4" w:rsidRPr="00403A56">
                <w:rPr>
                  <w:color w:val="2D3748"/>
                  <w:sz w:val="17"/>
                  <w:rPrChange w:id="170" w:author="Yaki Grossman" w:date="2026-10-12T21:01:00Z" w16du:dateUtc="2026-10-12T18:01:00Z">
                    <w:rPr/>
                  </w:rPrChange>
                </w:rPr>
                <w:t>התחלה</w:t>
              </w:r>
              <w:r w:rsidR="001302F4" w:rsidRPr="00403A56">
                <w:rPr>
                  <w:color w:val="2D3748"/>
                  <w:sz w:val="17"/>
                  <w:rtl w:val="0"/>
                  <w:rPrChange w:id="171" w:author="Yaki Grossman" w:date="2026-10-12T21:01:00Z" w16du:dateUtc="2026-10-12T18:01:00Z">
                    <w:rPr>
                      <w:rtl w:val="0"/>
                    </w:rPr>
                  </w:rPrChange>
                </w:rPr>
                <w:t xml:space="preserve"> </w:t>
              </w:r>
              <w:r w:rsidR="001302F4" w:rsidRPr="00403A56">
                <w:rPr>
                  <w:color w:val="2D3748"/>
                  <w:sz w:val="17"/>
                  <w:rPrChange w:id="172" w:author="Yaki Grossman" w:date="2026-10-12T21:01:00Z" w16du:dateUtc="2026-10-12T18:01:00Z">
                    <w:rPr/>
                  </w:rPrChange>
                </w:rPr>
                <w:t>ושורה</w:t>
              </w:r>
              <w:r w:rsidR="001302F4" w:rsidRPr="00403A56">
                <w:rPr>
                  <w:color w:val="2D3748"/>
                  <w:sz w:val="17"/>
                  <w:rtl w:val="0"/>
                  <w:rPrChange w:id="173" w:author="Yaki Grossman" w:date="2026-10-12T21:01:00Z" w16du:dateUtc="2026-10-12T18:01:00Z">
                    <w:rPr>
                      <w:rtl w:val="0"/>
                    </w:rPr>
                  </w:rPrChange>
                </w:rPr>
                <w:t xml:space="preserve"> </w:t>
              </w:r>
              <w:r w:rsidR="001302F4" w:rsidRPr="00403A56">
                <w:rPr>
                  <w:color w:val="2D3748"/>
                  <w:sz w:val="17"/>
                  <w:rPrChange w:id="174" w:author="Yaki Grossman" w:date="2026-10-12T21:01:00Z" w16du:dateUtc="2026-10-12T18:01:00Z">
                    <w:rPr/>
                  </w:rPrChange>
                </w:rPr>
                <w:t>שלישית</w:t>
              </w:r>
              <w:r w:rsidR="001302F4" w:rsidRPr="00403A56">
                <w:rPr>
                  <w:color w:val="2D3748"/>
                  <w:sz w:val="17"/>
                  <w:rtl w:val="0"/>
                  <w:rPrChange w:id="175" w:author="Yaki Grossman" w:date="2026-10-12T21:01:00Z" w16du:dateUtc="2026-10-12T18:01:00Z">
                    <w:rPr>
                      <w:rtl w:val="0"/>
                    </w:rPr>
                  </w:rPrChange>
                </w:rPr>
                <w:t xml:space="preserve"> </w:t>
              </w:r>
              <w:r w:rsidR="001302F4" w:rsidRPr="00403A56">
                <w:rPr>
                  <w:color w:val="2D3748"/>
                  <w:sz w:val="17"/>
                  <w:rPrChange w:id="176" w:author="Yaki Grossman" w:date="2026-10-12T21:01:00Z" w16du:dateUtc="2026-10-12T18:01:00Z">
                    <w:rPr/>
                  </w:rPrChange>
                </w:rPr>
                <w:t>של</w:t>
              </w:r>
              <w:r w:rsidR="001302F4" w:rsidRPr="00403A56">
                <w:rPr>
                  <w:color w:val="2D3748"/>
                  <w:sz w:val="17"/>
                  <w:rtl w:val="0"/>
                  <w:rPrChange w:id="177" w:author="Yaki Grossman" w:date="2026-10-12T21:01:00Z" w16du:dateUtc="2026-10-12T18:01:00Z">
                    <w:rPr>
                      <w:rtl w:val="0"/>
                    </w:rPr>
                  </w:rPrChange>
                </w:rPr>
                <w:t xml:space="preserve"> </w:t>
              </w:r>
              <w:r w:rsidR="001302F4" w:rsidRPr="00403A56">
                <w:rPr>
                  <w:color w:val="2D3748"/>
                  <w:sz w:val="17"/>
                  <w:rPrChange w:id="178" w:author="Yaki Grossman" w:date="2026-10-12T21:01:00Z" w16du:dateUtc="2026-10-12T18:01:00Z">
                    <w:rPr/>
                  </w:rPrChange>
                </w:rPr>
                <w:t>הבלוק</w:t>
              </w:r>
              <w:r w:rsidR="001302F4" w:rsidRPr="00403A56">
                <w:rPr>
                  <w:color w:val="2D3748"/>
                  <w:sz w:val="17"/>
                  <w:rtl w:val="0"/>
                  <w:rPrChange w:id="179" w:author="Yaki Grossman" w:date="2026-10-12T21:01:00Z" w16du:dateUtc="2026-10-12T18:01:00Z">
                    <w:rPr>
                      <w:rtl w:val="0"/>
                    </w:rPr>
                  </w:rPrChange>
                </w:rPr>
                <w:t xml:space="preserve"> </w:t>
              </w:r>
              <w:r w:rsidR="001302F4" w:rsidRPr="00403A56">
                <w:rPr>
                  <w:color w:val="2D3748"/>
                  <w:sz w:val="17"/>
                  <w:rPrChange w:id="180" w:author="Yaki Grossman" w:date="2026-10-12T21:01:00Z" w16du:dateUtc="2026-10-12T18:01:00Z">
                    <w:rPr/>
                  </w:rPrChange>
                </w:rPr>
                <w:t>ללא</w:t>
              </w:r>
              <w:r w:rsidR="001302F4" w:rsidRPr="00403A56">
                <w:rPr>
                  <w:color w:val="2D3748"/>
                  <w:sz w:val="17"/>
                  <w:rtl w:val="0"/>
                  <w:rPrChange w:id="181" w:author="Yaki Grossman" w:date="2026-10-12T21:01:00Z" w16du:dateUtc="2026-10-12T18:01:00Z">
                    <w:rPr>
                      <w:rtl w:val="0"/>
                    </w:rPr>
                  </w:rPrChange>
                </w:rPr>
                <w:t xml:space="preserve"> </w:t>
              </w:r>
              <w:r w:rsidR="001302F4" w:rsidRPr="00403A56">
                <w:rPr>
                  <w:color w:val="2D3748"/>
                  <w:sz w:val="17"/>
                  <w:rPrChange w:id="182" w:author="Yaki Grossman" w:date="2026-10-12T21:01:00Z" w16du:dateUtc="2026-10-12T18:01:00Z">
                    <w:rPr/>
                  </w:rPrChange>
                </w:rPr>
                <w:t>שום</w:t>
              </w:r>
              <w:r w:rsidR="001302F4" w:rsidRPr="00403A56">
                <w:rPr>
                  <w:color w:val="2D3748"/>
                  <w:sz w:val="17"/>
                  <w:rtl w:val="0"/>
                  <w:rPrChange w:id="183" w:author="Yaki Grossman" w:date="2026-10-12T21:01:00Z" w16du:dateUtc="2026-10-12T18:01:00Z">
                    <w:rPr>
                      <w:rtl w:val="0"/>
                    </w:rPr>
                  </w:rPrChange>
                </w:rPr>
                <w:t xml:space="preserve"> </w:t>
              </w:r>
              <w:r w:rsidR="001302F4" w:rsidRPr="00403A56">
                <w:rPr>
                  <w:color w:val="2D3748"/>
                  <w:sz w:val="17"/>
                  <w:rPrChange w:id="184" w:author="Yaki Grossman" w:date="2026-10-12T21:01:00Z" w16du:dateUtc="2026-10-12T18:01:00Z">
                    <w:rPr/>
                  </w:rPrChange>
                </w:rPr>
                <w:t>נקודות</w:t>
              </w:r>
              <w:r w:rsidR="001302F4" w:rsidRPr="00403A56">
                <w:rPr>
                  <w:color w:val="2D3748"/>
                  <w:sz w:val="17"/>
                  <w:rtl w:val="0"/>
                  <w:rPrChange w:id="185" w:author="Yaki Grossman" w:date="2026-10-12T21:01:00Z" w16du:dateUtc="2026-10-12T18:01:00Z">
                    <w:rPr>
                      <w:rtl w:val="0"/>
                    </w:rPr>
                  </w:rPrChange>
                </w:rPr>
                <w:t xml:space="preserve"> </w:t>
              </w:r>
              <w:r w:rsidR="001302F4" w:rsidRPr="00403A56">
                <w:rPr>
                  <w:color w:val="2D3748"/>
                  <w:sz w:val="17"/>
                  <w:rPrChange w:id="186" w:author="Yaki Grossman" w:date="2026-10-12T21:01:00Z" w16du:dateUtc="2026-10-12T18:01:00Z">
                    <w:rPr/>
                  </w:rPrChange>
                </w:rPr>
                <w:t>ציון.</w:t>
              </w:r>
            </w:ins>
            <w:del w:id="187" w:author="Yaki Grossman" w:date="2026-10-12T20:59:00Z" w16du:dateUtc="2026-10-12T17:59:00Z">
              <w:r w:rsidR="000670DD" w:rsidRPr="00403A56" w:rsidDel="001302F4">
                <w:rPr>
                  <w:color w:val="2D3748"/>
                  <w:sz w:val="17"/>
                  <w:rPrChange w:id="188" w:author="Yaki Grossman" w:date="2026-10-12T21:01:00Z" w16du:dateUtc="2026-10-12T18:01:00Z">
                    <w:rPr/>
                  </w:rPrChange>
                </w:rPr>
                <w:delText>. אין צורך בתבניות נוספות לשלב זה.</w:delText>
              </w:r>
            </w:del>
          </w:p>
          <w:p w14:paraId="3FF779EA" w14:textId="77777777" w:rsidR="001302F4" w:rsidRDefault="001302F4" w:rsidP="00403A56">
            <w:pPr>
              <w:pStyle w:val="ListParagraph"/>
              <w:numPr>
                <w:ilvl w:val="0"/>
                <w:numId w:val="10"/>
              </w:numPr>
              <w:spacing w:before="30" w:after="30"/>
              <w:rPr>
                <w:ins w:id="189" w:author="Yaki Grossman" w:date="2026-10-13T11:37:00Z" w16du:dateUtc="2026-10-13T08:37:00Z"/>
                <w:rtl w:val="0"/>
              </w:rPr>
            </w:pPr>
            <w:ins w:id="190" w:author="Yaki Grossman" w:date="2026-10-12T20:59:00Z" w16du:dateUtc="2026-10-12T17:59:00Z">
              <w:r>
                <w:rPr>
                  <w:rFonts w:hint="cs"/>
                </w:rPr>
                <w:t>בלוק</w:t>
              </w:r>
              <w:r w:rsidR="009613D5">
                <w:rPr>
                  <w:rFonts w:hint="cs"/>
                </w:rPr>
                <w:t xml:space="preserve"> </w:t>
              </w:r>
            </w:ins>
            <w:ins w:id="191" w:author="Yaki Grossman" w:date="2026-10-12T21:00:00Z" w16du:dateUtc="2026-10-12T18:00:00Z">
              <w:r w:rsidR="009613D5">
                <w:rPr>
                  <w:rFonts w:hint="cs"/>
                </w:rPr>
                <w:t>דף מחברת שורה (דוגמ</w:t>
              </w:r>
              <w:r w:rsidR="00F16770">
                <w:rPr>
                  <w:rFonts w:hint="cs"/>
                </w:rPr>
                <w:t>א מצורפת)</w:t>
              </w:r>
            </w:ins>
          </w:p>
          <w:p w14:paraId="6D791BDD" w14:textId="2ED5DE02" w:rsidR="00135C7C" w:rsidRDefault="004A2A96" w:rsidP="00403A56">
            <w:pPr>
              <w:pStyle w:val="ListParagraph"/>
              <w:numPr>
                <w:ilvl w:val="0"/>
                <w:numId w:val="10"/>
              </w:numPr>
              <w:spacing w:before="30" w:after="30"/>
              <w:pPrChange w:id="192" w:author="Yaki Grossman" w:date="2026-10-12T21:01:00Z" w16du:dateUtc="2026-10-12T18:01:00Z">
                <w:pPr>
                  <w:spacing w:before="30" w:after="30"/>
                </w:pPr>
              </w:pPrChange>
            </w:pPr>
            <w:ins w:id="193" w:author="Yaki Grossman" w:date="2026-10-13T11:42:00Z" w16du:dateUtc="2026-10-13T08:42:00Z">
              <w:r>
                <w:rPr>
                  <w:rFonts w:hint="cs"/>
                </w:rPr>
                <w:t xml:space="preserve">יש לבנות </w:t>
              </w:r>
              <w:r w:rsidR="00B76E0C">
                <w:rPr>
                  <w:rFonts w:hint="cs"/>
                </w:rPr>
                <w:t>סט של בלוקים כנ"ל גם עבור</w:t>
              </w:r>
              <w:r w:rsidR="0070064D">
                <w:rPr>
                  <w:rFonts w:hint="cs"/>
                </w:rPr>
                <w:t xml:space="preserve"> </w:t>
              </w:r>
            </w:ins>
            <w:ins w:id="194" w:author="Yaki Grossman" w:date="2026-10-13T11:43:00Z" w16du:dateUtc="2026-10-13T08:43:00Z">
              <w:r w:rsidR="0070064D">
                <w:rPr>
                  <w:rFonts w:hint="cs"/>
                </w:rPr>
                <w:t xml:space="preserve">השפה האנגלית.  </w:t>
              </w:r>
            </w:ins>
            <w:ins w:id="195" w:author="Yaki Grossman" w:date="2026-10-13T11:46:00Z" w16du:dateUtc="2026-10-13T08:46:00Z">
              <w:r w:rsidR="00EF162E">
                <w:rPr>
                  <w:rFonts w:hint="cs"/>
                </w:rPr>
                <w:t>הבלו</w:t>
              </w:r>
              <w:r w:rsidR="00C73808">
                <w:rPr>
                  <w:rFonts w:hint="cs"/>
                </w:rPr>
                <w:t xml:space="preserve">קים לשפה האנגלית הם תמונת ראי של הבלוק </w:t>
              </w:r>
              <w:r w:rsidR="00F1145A">
                <w:rPr>
                  <w:rFonts w:hint="cs"/>
                </w:rPr>
                <w:t>בעברית.  כלומר</w:t>
              </w:r>
            </w:ins>
            <w:ins w:id="196" w:author="Yaki Grossman" w:date="2026-10-13T11:47:00Z" w16du:dateUtc="2026-10-13T08:47:00Z">
              <w:r w:rsidR="00F1145A">
                <w:rPr>
                  <w:rFonts w:hint="cs"/>
                </w:rPr>
                <w:t xml:space="preserve"> הרחובות</w:t>
              </w:r>
              <w:r w:rsidR="009F5547">
                <w:rPr>
                  <w:rFonts w:hint="cs"/>
                </w:rPr>
                <w:t xml:space="preserve"> משמאל לימין וג</w:t>
              </w:r>
              <w:r w:rsidR="00245A95">
                <w:rPr>
                  <w:rFonts w:hint="cs"/>
                </w:rPr>
                <w:t>ם האות המומצא</w:t>
              </w:r>
            </w:ins>
            <w:ins w:id="197" w:author="Yaki Grossman" w:date="2026-10-13T11:48:00Z" w16du:dateUtc="2026-10-13T08:48:00Z">
              <w:r w:rsidR="00245A95">
                <w:rPr>
                  <w:rFonts w:hint="cs"/>
                </w:rPr>
                <w:t xml:space="preserve">ת בכיוון </w:t>
              </w:r>
            </w:ins>
            <w:ins w:id="198" w:author="Yaki Grossman" w:date="2026-10-13T11:49:00Z" w16du:dateUtc="2026-10-13T08:49:00Z">
              <w:r w:rsidR="00777015">
                <w:rPr>
                  <w:rFonts w:hint="cs"/>
                </w:rPr>
                <w:t>הפו</w:t>
              </w:r>
              <w:r w:rsidR="0091062C">
                <w:rPr>
                  <w:rFonts w:hint="cs"/>
                </w:rPr>
                <w:t>ך.</w:t>
              </w:r>
            </w:ins>
          </w:p>
        </w:tc>
        <w:tc>
          <w:tcPr>
            <w:tcW w:w="2880" w:type="dxa"/>
            <w:shd w:val="clear" w:color="auto" w:fill="FFFFFF"/>
            <w:tcMar>
              <w:top w:w="80" w:type="dxa"/>
              <w:left w:w="100" w:type="dxa"/>
              <w:bottom w:w="80" w:type="dxa"/>
              <w:right w:w="100" w:type="dxa"/>
            </w:tcMar>
          </w:tcPr>
          <w:p w14:paraId="5A2EECD0" w14:textId="4D31DC39" w:rsidR="00353DEA" w:rsidRDefault="000670DD" w:rsidP="006E75C0">
            <w:pPr>
              <w:spacing w:before="30" w:after="30"/>
            </w:pPr>
            <w:r>
              <w:rPr>
                <w:color w:val="2D3748"/>
                <w:sz w:val="17"/>
              </w:rPr>
              <w:t xml:space="preserve">מיקוד הפיתוח בגרסה 1.0 במימוש מושלם של תבנית ה-3x5, </w:t>
            </w:r>
            <w:del w:id="199" w:author="Yaki Grossman" w:date="2026-10-12T21:00:00Z" w16du:dateUtc="2026-10-12T18:00:00Z">
              <w:r w:rsidDel="00F16770">
                <w:rPr>
                  <w:color w:val="2D3748"/>
                  <w:sz w:val="17"/>
                </w:rPr>
                <w:delText>ללא פיצול משאבים לתבניות ספירלה או אותיות אמיתיות שייבחנו בהמשך.</w:delText>
              </w:r>
            </w:del>
            <w:ins w:id="200" w:author="Yaki Grossman" w:date="2026-10-12T21:00:00Z" w16du:dateUtc="2026-10-12T18:00:00Z">
              <w:r w:rsidR="00684DB3">
                <w:rPr>
                  <w:rFonts w:hint="cs"/>
                  <w:color w:val="2D3748"/>
                  <w:sz w:val="17"/>
                </w:rPr>
                <w:t xml:space="preserve"> </w:t>
              </w:r>
            </w:ins>
            <w:ins w:id="201" w:author="Yaki Grossman" w:date="2026-10-12T21:01:00Z" w16du:dateUtc="2026-10-12T18:01:00Z">
              <w:r w:rsidR="00684DB3">
                <w:rPr>
                  <w:rFonts w:hint="cs"/>
                  <w:color w:val="2D3748"/>
                  <w:sz w:val="17"/>
                </w:rPr>
                <w:t>ותבנית מחברת שורה.</w:t>
              </w:r>
            </w:ins>
          </w:p>
        </w:tc>
      </w:tr>
    </w:tbl>
    <w:p w14:paraId="0AD153BF" w14:textId="77777777" w:rsidR="00353DEA" w:rsidRDefault="00353DEA" w:rsidP="006E75C0">
      <w:pPr>
        <w:spacing w:before="40" w:after="80"/>
      </w:pPr>
    </w:p>
    <w:p w14:paraId="1B868900" w14:textId="77777777" w:rsidR="00353DEA" w:rsidRDefault="000670DD" w:rsidP="006E75C0">
      <w:pPr>
        <w:spacing w:before="280" w:after="80"/>
      </w:pPr>
      <w:r>
        <w:rPr>
          <w:b/>
          <w:color w:val="1A365D"/>
          <w:sz w:val="28"/>
        </w:rPr>
        <w:t>3</w:t>
      </w:r>
      <w:commentRangeStart w:id="202"/>
      <w:r>
        <w:rPr>
          <w:b/>
          <w:color w:val="1A365D"/>
          <w:sz w:val="28"/>
        </w:rPr>
        <w:t>. ארכיטקטורת תוכנה, פרוטוקול תקשורת מקומי (P2P) וסנכרון ענן</w:t>
      </w:r>
    </w:p>
    <w:p w14:paraId="13428AD6" w14:textId="77777777" w:rsidR="00353DEA" w:rsidRDefault="000670DD" w:rsidP="006E75C0">
      <w:pPr>
        <w:spacing w:before="40" w:after="80"/>
      </w:pPr>
      <w:r>
        <w:rPr>
          <w:color w:val="2D3748"/>
          <w:sz w:val="20"/>
        </w:rPr>
        <w:t>המערכת מתוכננת לפעול ברשת המקומית של בית הספר או הקליניקה ללא תלות בזמינות או באיכות החיבור לאינטרנט החיצוני. טופולוגיית הרשת מבוססת על חיבור ישיר (Local P2P) בין טאבלט התלמיד למחשב המאבחן, עם מנגנון גיבוי וסנכרון אסינכרוני לענן.</w:t>
      </w:r>
      <w:commentRangeEnd w:id="202"/>
      <w:r w:rsidR="00F321B5">
        <w:rPr>
          <w:rStyle w:val="CommentReference"/>
          <w:sz w:val="22"/>
          <w:szCs w:val="22"/>
        </w:rPr>
        <w:commentReference w:id="202"/>
      </w:r>
    </w:p>
    <w:p w14:paraId="7AD4F24E" w14:textId="77777777" w:rsidR="00353DEA" w:rsidRDefault="000670DD" w:rsidP="006E75C0">
      <w:pPr>
        <w:spacing w:before="180" w:after="60"/>
      </w:pPr>
      <w:r>
        <w:rPr>
          <w:b/>
          <w:color w:val="2B6CB0"/>
          <w:sz w:val="23"/>
        </w:rPr>
        <w:t>3.1 ערוץ תקשורת ישיר P2P (WebRTC DataChannel / Local WSS)</w:t>
      </w:r>
    </w:p>
    <w:p w14:paraId="56608DE0" w14:textId="77777777" w:rsidR="00353DEA" w:rsidRDefault="000670DD" w:rsidP="006E75C0">
      <w:pPr>
        <w:spacing w:before="40" w:after="80"/>
      </w:pPr>
      <w:r>
        <w:rPr>
          <w:color w:val="2D3748"/>
          <w:sz w:val="20"/>
        </w:rPr>
        <w:t>ברב המוחלט של המקרים, עמדת המאבחן וטאבלט התלמיד מחוברים לאותו נתב Wi-Fi מקומי. תקשורת ה-EMR זורמת ישירות בערוץ P2P מקומי:</w:t>
      </w:r>
    </w:p>
    <w:p w14:paraId="512FA7CF" w14:textId="77777777" w:rsidR="00353DEA" w:rsidRDefault="000670DD" w:rsidP="006E75C0">
      <w:pPr>
        <w:spacing w:before="30" w:after="50"/>
        <w:ind w:right="360"/>
      </w:pPr>
      <w:r>
        <w:rPr>
          <w:b/>
          <w:color w:val="2B6CB0"/>
          <w:sz w:val="20"/>
        </w:rPr>
        <w:t xml:space="preserve">• </w:t>
      </w:r>
      <w:r>
        <w:rPr>
          <w:b/>
          <w:color w:val="1A365D"/>
          <w:sz w:val="20"/>
        </w:rPr>
        <w:t xml:space="preserve">שיהוי מינימלי (Ultra-Low Latency): </w:t>
      </w:r>
      <w:r>
        <w:rPr>
          <w:color w:val="2D3748"/>
          <w:sz w:val="20"/>
        </w:rPr>
        <w:t>שיהוי השיקוף בין נגיעת העט בטאבלט לבין תצוגת הקוקפיט במחשב המאבחן נמוך מ-15 מילי-שניות, דבר המבטיח שיקוף רציף ומדויק.</w:t>
      </w:r>
    </w:p>
    <w:p w14:paraId="2C459D72" w14:textId="77777777" w:rsidR="00353DEA" w:rsidRDefault="000670DD" w:rsidP="006E75C0">
      <w:pPr>
        <w:spacing w:before="30" w:after="50"/>
        <w:ind w:right="360"/>
      </w:pPr>
      <w:r>
        <w:rPr>
          <w:b/>
          <w:color w:val="2B6CB0"/>
          <w:sz w:val="20"/>
        </w:rPr>
        <w:t xml:space="preserve">• </w:t>
      </w:r>
      <w:r>
        <w:rPr>
          <w:b/>
          <w:color w:val="1A365D"/>
          <w:sz w:val="20"/>
        </w:rPr>
        <w:t xml:space="preserve">אפס תלות ב-WAN: </w:t>
      </w:r>
      <w:r>
        <w:rPr>
          <w:color w:val="2D3748"/>
          <w:sz w:val="20"/>
        </w:rPr>
        <w:t>האבחון מתנהל במלואו גם אם רשת האינטרנט החיצונית של בית הספר מנותקת לחלוטין. אין תלות בשרתים מרוחקים בזמן ביצוע המשימה.</w:t>
      </w:r>
    </w:p>
    <w:p w14:paraId="05B5F1D0" w14:textId="77777777" w:rsidR="00353DEA" w:rsidRDefault="000670DD" w:rsidP="006E75C0">
      <w:pPr>
        <w:spacing w:before="30" w:after="50"/>
        <w:ind w:right="360"/>
      </w:pPr>
      <w:r>
        <w:rPr>
          <w:b/>
          <w:color w:val="2B6CB0"/>
          <w:sz w:val="20"/>
        </w:rPr>
        <w:t xml:space="preserve">• </w:t>
      </w:r>
      <w:r>
        <w:rPr>
          <w:b/>
          <w:color w:val="1A365D"/>
          <w:sz w:val="20"/>
        </w:rPr>
        <w:t xml:space="preserve">איגום נתונים (Batching Window של 3–5 דגימות): </w:t>
      </w:r>
      <w:r>
        <w:rPr>
          <w:color w:val="2D3748"/>
          <w:sz w:val="20"/>
        </w:rPr>
        <w:t>כדי למנוע עומס Headers של TCP/IP בקצב דגימה של 133Hz–200Hz, נתוני העט מאוגמים בחבילות בינאריות קלות של 3–5 דגימות (כל 15–25 מילי-שניות). שיטה זו שומרת על חוויית משתמש חלקה ומפחיתה דרסטית את תקורת הרשת.</w:t>
      </w:r>
    </w:p>
    <w:p w14:paraId="300A7269" w14:textId="77777777" w:rsidR="00353DEA" w:rsidRDefault="000670DD" w:rsidP="006E75C0">
      <w:pPr>
        <w:spacing w:before="180" w:after="60"/>
      </w:pPr>
      <w:r>
        <w:rPr>
          <w:b/>
          <w:color w:val="2B6CB0"/>
          <w:sz w:val="23"/>
        </w:rPr>
        <w:lastRenderedPageBreak/>
        <w:t>3.2 סנכרון אסינכרוני ומאגרי נתונים מקומיים (Offline Resilience)</w:t>
      </w:r>
    </w:p>
    <w:p w14:paraId="1BD3E251" w14:textId="3B60927D" w:rsidR="00353DEA" w:rsidRDefault="000670DD" w:rsidP="006E75C0">
      <w:pPr>
        <w:spacing w:before="30" w:after="50"/>
        <w:ind w:right="360"/>
      </w:pPr>
      <w:r>
        <w:rPr>
          <w:b/>
          <w:color w:val="2B6CB0"/>
          <w:sz w:val="20"/>
        </w:rPr>
        <w:t xml:space="preserve">• </w:t>
      </w:r>
      <w:r>
        <w:rPr>
          <w:b/>
          <w:color w:val="1A365D"/>
          <w:sz w:val="20"/>
        </w:rPr>
        <w:t xml:space="preserve">אגירה מקומית (IndexedDB &amp; OPFS): </w:t>
      </w:r>
      <w:r>
        <w:rPr>
          <w:color w:val="2D3748"/>
          <w:sz w:val="20"/>
        </w:rPr>
        <w:t xml:space="preserve">במהלך האבחון, כל דגימות העט נשמרות מקומית ב-IndexedDB של הדפדפן, </w:t>
      </w:r>
      <w:ins w:id="203" w:author="Yaki Grossman" w:date="2026-10-13T19:16:00Z" w16du:dateUtc="2026-10-13T16:16:00Z">
        <w:r w:rsidR="00F21C7A">
          <w:rPr>
            <w:rFonts w:hint="cs"/>
            <w:color w:val="2D3748"/>
            <w:sz w:val="20"/>
          </w:rPr>
          <w:t>סרטון ה</w:t>
        </w:r>
      </w:ins>
      <w:commentRangeStart w:id="204"/>
      <w:r>
        <w:rPr>
          <w:color w:val="2D3748"/>
          <w:sz w:val="20"/>
        </w:rPr>
        <w:t xml:space="preserve">ווידאו </w:t>
      </w:r>
      <w:del w:id="205" w:author="Yaki Grossman" w:date="2026-10-13T19:15:00Z" w16du:dateUtc="2026-10-13T16:15:00Z">
        <w:r w:rsidDel="00DC5EAB">
          <w:rPr>
            <w:color w:val="2D3748"/>
            <w:sz w:val="20"/>
          </w:rPr>
          <w:delText>ה</w:delText>
        </w:r>
      </w:del>
      <w:r>
        <w:rPr>
          <w:color w:val="2D3748"/>
          <w:sz w:val="20"/>
        </w:rPr>
        <w:t>-</w:t>
      </w:r>
      <w:del w:id="206" w:author="Yaki Grossman" w:date="2026-10-13T19:15:00Z" w16du:dateUtc="2026-10-13T16:15:00Z">
        <w:r w:rsidDel="00523DB0">
          <w:rPr>
            <w:color w:val="2D3748"/>
            <w:sz w:val="20"/>
          </w:rPr>
          <w:delText>USB</w:delText>
        </w:r>
      </w:del>
      <w:r>
        <w:rPr>
          <w:color w:val="2D3748"/>
          <w:sz w:val="20"/>
        </w:rPr>
        <w:t xml:space="preserve"> של מצלמת </w:t>
      </w:r>
      <w:del w:id="207" w:author="Yaki Grossman" w:date="2026-10-12T21:04:00Z" w16du:dateUtc="2026-10-12T18:04:00Z">
        <w:r w:rsidDel="000C0C86">
          <w:rPr>
            <w:color w:val="2D3748"/>
            <w:sz w:val="20"/>
          </w:rPr>
          <w:delText>הפנים/</w:delText>
        </w:r>
      </w:del>
      <w:ins w:id="208" w:author="Yaki Grossman" w:date="2026-10-12T21:04:00Z" w16du:dateUtc="2026-10-12T18:04:00Z">
        <w:r w:rsidR="000C0C86">
          <w:rPr>
            <w:rFonts w:hint="cs"/>
            <w:color w:val="2D3748"/>
            <w:sz w:val="20"/>
          </w:rPr>
          <w:t>ה</w:t>
        </w:r>
      </w:ins>
      <w:r>
        <w:rPr>
          <w:color w:val="2D3748"/>
          <w:sz w:val="20"/>
        </w:rPr>
        <w:t>ידיים נשמר ישירות ב-Origin Private File System (OPFS) במחשב המאבחן.</w:t>
      </w:r>
      <w:commentRangeEnd w:id="204"/>
      <w:r w:rsidR="00B179CD">
        <w:rPr>
          <w:rStyle w:val="CommentReference"/>
          <w:sz w:val="22"/>
          <w:szCs w:val="22"/>
        </w:rPr>
        <w:commentReference w:id="204"/>
      </w:r>
    </w:p>
    <w:p w14:paraId="2A9DEB6F" w14:textId="77777777" w:rsidR="00353DEA" w:rsidRDefault="000670DD" w:rsidP="006E75C0">
      <w:pPr>
        <w:spacing w:before="30" w:after="50"/>
        <w:ind w:right="360"/>
      </w:pPr>
      <w:r>
        <w:rPr>
          <w:b/>
          <w:color w:val="2B6CB0"/>
          <w:sz w:val="20"/>
        </w:rPr>
        <w:t xml:space="preserve">• </w:t>
      </w:r>
      <w:r>
        <w:rPr>
          <w:b/>
          <w:color w:val="1A365D"/>
          <w:sz w:val="20"/>
        </w:rPr>
        <w:t xml:space="preserve">סנכרון שקט במצב מנוחה (Idle Cloud Upload): </w:t>
      </w:r>
      <w:r>
        <w:rPr>
          <w:color w:val="2D3748"/>
          <w:sz w:val="20"/>
        </w:rPr>
        <w:t>עם סיום המבדק, וכאשר מזוהה חיבור אינטרנט תקין והעמדה אינה במהלך מבדק פעיל, מנוע הסנכרון מעלה את הנתונים לענן: נתוני הסשן ל-PostgreSQL, נתוני הזמן והקינמטיקה ל-TimescaleDB, וקובץ הווידאו המוצפן ל-MinIO.</w:t>
      </w:r>
    </w:p>
    <w:p w14:paraId="5694A621" w14:textId="77777777" w:rsidR="006E75C0" w:rsidRDefault="006E75C0">
      <w:pPr>
        <w:bidi w:val="0"/>
        <w:rPr>
          <w:b/>
          <w:color w:val="1A365D"/>
          <w:sz w:val="28"/>
        </w:rPr>
      </w:pPr>
      <w:r>
        <w:rPr>
          <w:b/>
          <w:color w:val="1A365D"/>
          <w:sz w:val="28"/>
        </w:rPr>
        <w:br w:type="page"/>
      </w:r>
    </w:p>
    <w:p w14:paraId="075DC909" w14:textId="2768AE9F" w:rsidR="00353DEA" w:rsidRPr="004A53DA" w:rsidRDefault="000670DD" w:rsidP="004A53DA">
      <w:pPr>
        <w:pStyle w:val="ListParagraph"/>
        <w:numPr>
          <w:ilvl w:val="0"/>
          <w:numId w:val="10"/>
        </w:numPr>
        <w:spacing w:before="280" w:after="80"/>
        <w:rPr>
          <w:ins w:id="209" w:author="Yaki Grossman" w:date="2026-10-13T13:18:00Z" w16du:dateUtc="2026-10-13T10:18:00Z"/>
          <w:b/>
          <w:color w:val="1A365D"/>
          <w:sz w:val="28"/>
          <w:rPrChange w:id="210" w:author="Yaki Grossman" w:date="2026-10-13T13:18:00Z" w16du:dateUtc="2026-10-13T10:18:00Z">
            <w:rPr>
              <w:ins w:id="211" w:author="Yaki Grossman" w:date="2026-10-13T13:18:00Z" w16du:dateUtc="2026-10-13T10:18:00Z"/>
            </w:rPr>
          </w:rPrChange>
        </w:rPr>
        <w:pPrChange w:id="212" w:author="Yaki Grossman" w:date="2026-10-13T13:18:00Z" w16du:dateUtc="2026-10-13T10:18:00Z">
          <w:pPr>
            <w:spacing w:before="280" w:after="80"/>
          </w:pPr>
        </w:pPrChange>
      </w:pPr>
      <w:del w:id="213" w:author="Yaki Grossman" w:date="2026-10-13T13:18:00Z" w16du:dateUtc="2026-10-13T10:18:00Z">
        <w:r w:rsidRPr="004A53DA" w:rsidDel="004A53DA">
          <w:rPr>
            <w:b/>
            <w:color w:val="1A365D"/>
            <w:sz w:val="28"/>
            <w:rPrChange w:id="214" w:author="Yaki Grossman" w:date="2026-10-13T13:18:00Z" w16du:dateUtc="2026-10-13T10:18:00Z">
              <w:rPr/>
            </w:rPrChange>
          </w:rPr>
          <w:lastRenderedPageBreak/>
          <w:delText xml:space="preserve">4. </w:delText>
        </w:r>
      </w:del>
      <w:r w:rsidRPr="004A53DA">
        <w:rPr>
          <w:b/>
          <w:color w:val="1A365D"/>
          <w:sz w:val="28"/>
          <w:rPrChange w:id="215" w:author="Yaki Grossman" w:date="2026-10-13T13:18:00Z" w16du:dateUtc="2026-10-13T10:18:00Z">
            <w:rPr/>
          </w:rPrChange>
        </w:rPr>
        <w:t>מילון פקודות ואירועים (WebSocket / P2P OpCodes)</w:t>
      </w:r>
    </w:p>
    <w:p w14:paraId="5CF468E3" w14:textId="6358DB2F" w:rsidR="004A53DA" w:rsidRDefault="00D22CEF" w:rsidP="004A53DA">
      <w:pPr>
        <w:spacing w:before="280" w:after="80"/>
      </w:pPr>
      <w:ins w:id="216" w:author="Yaki Grossman" w:date="2026-10-13T13:19:00Z" w16du:dateUtc="2026-10-13T10:19:00Z">
        <w:r>
          <w:rPr>
            <w:rFonts w:hint="cs"/>
          </w:rPr>
          <w:t>עדכן את המילון בהתאם לכל הכפתורי</w:t>
        </w:r>
        <w:r w:rsidR="005D47E4">
          <w:rPr>
            <w:rFonts w:hint="cs"/>
          </w:rPr>
          <w:t>ם והעמודים שנוספו במסגרת ההערות</w:t>
        </w:r>
        <w:r w:rsidR="00195047">
          <w:rPr>
            <w:rFonts w:hint="cs"/>
          </w:rPr>
          <w:t xml:space="preserve"> למס</w:t>
        </w:r>
      </w:ins>
      <w:ins w:id="217" w:author="Yaki Grossman" w:date="2026-10-13T13:20:00Z" w16du:dateUtc="2026-10-13T10:20:00Z">
        <w:r w:rsidR="00195047">
          <w:rPr>
            <w:rFonts w:hint="cs"/>
          </w:rPr>
          <w:t>מך זה ולצרופות הרלבנטיות.</w:t>
        </w:r>
      </w:ins>
    </w:p>
    <w:p w14:paraId="33F60B3A" w14:textId="77777777" w:rsidR="00353DEA" w:rsidRDefault="000670DD" w:rsidP="006E75C0">
      <w:pPr>
        <w:spacing w:before="40" w:after="80"/>
      </w:pPr>
      <w:r>
        <w:rPr>
          <w:color w:val="2D3748"/>
          <w:sz w:val="20"/>
        </w:rPr>
        <w:t>התקשורת בין הטאבלט לעמדת המאבחן מוגדרת באמצעות מילון פקודות בינאריות חד-חד-ערכיות (OpCodes). להלן המילון הרשמי המעודכן עם ממצאי ה-Q&amp;A:</w:t>
      </w:r>
    </w:p>
    <w:tbl>
      <w:tblPr>
        <w:bidiVisual/>
        <w:tblW w:w="0" w:type="auto"/>
        <w:jc w:val="center"/>
        <w:tblLook w:val="04A0" w:firstRow="1" w:lastRow="0" w:firstColumn="1" w:lastColumn="0" w:noHBand="0" w:noVBand="1"/>
      </w:tblPr>
      <w:tblGrid>
        <w:gridCol w:w="1020"/>
        <w:gridCol w:w="3391"/>
        <w:gridCol w:w="1814"/>
        <w:gridCol w:w="3524"/>
      </w:tblGrid>
      <w:tr w:rsidR="00353DEA" w14:paraId="22FBB62F" w14:textId="77777777">
        <w:trPr>
          <w:jc w:val="center"/>
        </w:trPr>
        <w:tc>
          <w:tcPr>
            <w:tcW w:w="1008" w:type="dxa"/>
            <w:shd w:val="clear" w:color="auto" w:fill="2B6CB0"/>
            <w:tcMar>
              <w:top w:w="100" w:type="dxa"/>
              <w:left w:w="100" w:type="dxa"/>
              <w:bottom w:w="100" w:type="dxa"/>
              <w:right w:w="100" w:type="dxa"/>
            </w:tcMar>
          </w:tcPr>
          <w:p w14:paraId="01198950" w14:textId="77777777" w:rsidR="00353DEA" w:rsidRDefault="000670DD" w:rsidP="006E75C0">
            <w:pPr>
              <w:spacing w:before="40" w:after="40"/>
            </w:pPr>
            <w:r>
              <w:rPr>
                <w:b/>
                <w:color w:val="FFFFFF"/>
                <w:sz w:val="19"/>
              </w:rPr>
              <w:t>OpCode</w:t>
            </w:r>
          </w:p>
        </w:tc>
        <w:tc>
          <w:tcPr>
            <w:tcW w:w="3168" w:type="dxa"/>
            <w:shd w:val="clear" w:color="auto" w:fill="2B6CB0"/>
            <w:tcMar>
              <w:top w:w="100" w:type="dxa"/>
              <w:left w:w="100" w:type="dxa"/>
              <w:bottom w:w="100" w:type="dxa"/>
              <w:right w:w="100" w:type="dxa"/>
            </w:tcMar>
          </w:tcPr>
          <w:p w14:paraId="4BB5825A" w14:textId="77777777" w:rsidR="00353DEA" w:rsidRDefault="000670DD" w:rsidP="006E75C0">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0D568AB2" w14:textId="77777777" w:rsidR="00353DEA" w:rsidRDefault="000670DD" w:rsidP="006E75C0">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4C137EFE" w14:textId="77777777" w:rsidR="00353DEA" w:rsidRDefault="000670DD" w:rsidP="006E75C0">
            <w:pPr>
              <w:spacing w:before="40" w:after="40"/>
            </w:pPr>
            <w:r>
              <w:rPr>
                <w:b/>
                <w:color w:val="FFFFFF"/>
                <w:sz w:val="19"/>
              </w:rPr>
              <w:t>תיאור ומשמעות פונקציונלית</w:t>
            </w:r>
          </w:p>
        </w:tc>
      </w:tr>
      <w:tr w:rsidR="00353DEA" w14:paraId="0EC75726" w14:textId="77777777">
        <w:trPr>
          <w:jc w:val="center"/>
        </w:trPr>
        <w:tc>
          <w:tcPr>
            <w:tcW w:w="1008" w:type="dxa"/>
            <w:shd w:val="clear" w:color="auto" w:fill="FFFFFF"/>
            <w:tcMar>
              <w:top w:w="80" w:type="dxa"/>
              <w:left w:w="100" w:type="dxa"/>
              <w:bottom w:w="80" w:type="dxa"/>
              <w:right w:w="100" w:type="dxa"/>
            </w:tcMar>
          </w:tcPr>
          <w:p w14:paraId="2D88EFBC" w14:textId="77777777" w:rsidR="00353DEA" w:rsidRDefault="000670DD" w:rsidP="006E75C0">
            <w:pPr>
              <w:spacing w:before="30" w:after="30"/>
            </w:pPr>
            <w:r>
              <w:rPr>
                <w:color w:val="2D3748"/>
                <w:sz w:val="17"/>
              </w:rPr>
              <w:t>0x01</w:t>
            </w:r>
          </w:p>
        </w:tc>
        <w:tc>
          <w:tcPr>
            <w:tcW w:w="3168" w:type="dxa"/>
            <w:shd w:val="clear" w:color="auto" w:fill="FFFFFF"/>
            <w:tcMar>
              <w:top w:w="80" w:type="dxa"/>
              <w:left w:w="100" w:type="dxa"/>
              <w:bottom w:w="80" w:type="dxa"/>
              <w:right w:w="100" w:type="dxa"/>
            </w:tcMar>
          </w:tcPr>
          <w:p w14:paraId="7961BDC9" w14:textId="77777777" w:rsidR="00353DEA" w:rsidRDefault="000670DD" w:rsidP="006E75C0">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35BAB497"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56AEE656" w14:textId="77777777" w:rsidR="00353DEA" w:rsidRDefault="000670DD" w:rsidP="006E75C0">
            <w:pPr>
              <w:spacing w:before="30" w:after="30"/>
            </w:pPr>
            <w:r>
              <w:rPr>
                <w:color w:val="2D3748"/>
                <w:sz w:val="17"/>
              </w:rPr>
              <w:t>איגום של 3-5 דגימות עט בינאריות (X, Y, Pressure, Tilt, Timestamp, State).</w:t>
            </w:r>
          </w:p>
        </w:tc>
      </w:tr>
      <w:tr w:rsidR="00353DEA" w14:paraId="4C95F762" w14:textId="77777777">
        <w:trPr>
          <w:jc w:val="center"/>
        </w:trPr>
        <w:tc>
          <w:tcPr>
            <w:tcW w:w="1008" w:type="dxa"/>
            <w:shd w:val="clear" w:color="auto" w:fill="F7FAFC"/>
            <w:tcMar>
              <w:top w:w="80" w:type="dxa"/>
              <w:left w:w="100" w:type="dxa"/>
              <w:bottom w:w="80" w:type="dxa"/>
              <w:right w:w="100" w:type="dxa"/>
            </w:tcMar>
          </w:tcPr>
          <w:p w14:paraId="1067017C" w14:textId="77777777" w:rsidR="00353DEA" w:rsidRDefault="000670DD" w:rsidP="006E75C0">
            <w:pPr>
              <w:spacing w:before="30" w:after="30"/>
            </w:pPr>
            <w:r>
              <w:rPr>
                <w:color w:val="2D3748"/>
                <w:sz w:val="17"/>
              </w:rPr>
              <w:t>0x02</w:t>
            </w:r>
          </w:p>
        </w:tc>
        <w:tc>
          <w:tcPr>
            <w:tcW w:w="3168" w:type="dxa"/>
            <w:shd w:val="clear" w:color="auto" w:fill="F7FAFC"/>
            <w:tcMar>
              <w:top w:w="80" w:type="dxa"/>
              <w:left w:w="100" w:type="dxa"/>
              <w:bottom w:w="80" w:type="dxa"/>
              <w:right w:w="100" w:type="dxa"/>
            </w:tcMar>
          </w:tcPr>
          <w:p w14:paraId="5AB099C2" w14:textId="77777777" w:rsidR="00353DEA" w:rsidRDefault="000670DD" w:rsidP="006E75C0">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44078BA8"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7085803F" w14:textId="77777777" w:rsidR="00353DEA" w:rsidRDefault="000670DD" w:rsidP="006E75C0">
            <w:pPr>
              <w:spacing w:before="30" w:after="30"/>
            </w:pPr>
            <w:r>
              <w:rPr>
                <w:color w:val="2D3748"/>
                <w:sz w:val="17"/>
              </w:rPr>
              <w:t>אירוע נגיעת עט ראשונה במשטח (Pen Down) בתוך קוביה מוגדרת.</w:t>
            </w:r>
          </w:p>
        </w:tc>
      </w:tr>
      <w:tr w:rsidR="00353DEA" w14:paraId="5E09D6CE" w14:textId="77777777">
        <w:trPr>
          <w:jc w:val="center"/>
        </w:trPr>
        <w:tc>
          <w:tcPr>
            <w:tcW w:w="1008" w:type="dxa"/>
            <w:shd w:val="clear" w:color="auto" w:fill="FFFFFF"/>
            <w:tcMar>
              <w:top w:w="80" w:type="dxa"/>
              <w:left w:w="100" w:type="dxa"/>
              <w:bottom w:w="80" w:type="dxa"/>
              <w:right w:w="100" w:type="dxa"/>
            </w:tcMar>
          </w:tcPr>
          <w:p w14:paraId="3040463D" w14:textId="77777777" w:rsidR="00353DEA" w:rsidRDefault="000670DD" w:rsidP="006E75C0">
            <w:pPr>
              <w:spacing w:before="30" w:after="30"/>
            </w:pPr>
            <w:r>
              <w:rPr>
                <w:color w:val="2D3748"/>
                <w:sz w:val="17"/>
              </w:rPr>
              <w:t>0x03</w:t>
            </w:r>
          </w:p>
        </w:tc>
        <w:tc>
          <w:tcPr>
            <w:tcW w:w="3168" w:type="dxa"/>
            <w:shd w:val="clear" w:color="auto" w:fill="FFFFFF"/>
            <w:tcMar>
              <w:top w:w="80" w:type="dxa"/>
              <w:left w:w="100" w:type="dxa"/>
              <w:bottom w:w="80" w:type="dxa"/>
              <w:right w:w="100" w:type="dxa"/>
            </w:tcMar>
          </w:tcPr>
          <w:p w14:paraId="2CD3719F" w14:textId="77777777" w:rsidR="00353DEA" w:rsidRDefault="000670DD" w:rsidP="006E75C0">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46BAA3F9"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1315EAD" w14:textId="77777777" w:rsidR="00353DEA" w:rsidRDefault="000670DD" w:rsidP="006E75C0">
            <w:pPr>
              <w:spacing w:before="30" w:after="30"/>
            </w:pPr>
            <w:r>
              <w:rPr>
                <w:color w:val="2D3748"/>
                <w:sz w:val="17"/>
              </w:rPr>
              <w:t>אירוע הרמת עט מהמשטח (Pen Up). משמש לחישוב זמני אוויר והרמות יד.</w:t>
            </w:r>
          </w:p>
        </w:tc>
      </w:tr>
      <w:tr w:rsidR="00353DEA" w14:paraId="29F4F24A" w14:textId="77777777">
        <w:trPr>
          <w:jc w:val="center"/>
        </w:trPr>
        <w:tc>
          <w:tcPr>
            <w:tcW w:w="1008" w:type="dxa"/>
            <w:shd w:val="clear" w:color="auto" w:fill="F7FAFC"/>
            <w:tcMar>
              <w:top w:w="80" w:type="dxa"/>
              <w:left w:w="100" w:type="dxa"/>
              <w:bottom w:w="80" w:type="dxa"/>
              <w:right w:w="100" w:type="dxa"/>
            </w:tcMar>
          </w:tcPr>
          <w:p w14:paraId="3A829360" w14:textId="77777777" w:rsidR="00353DEA" w:rsidRDefault="000670DD" w:rsidP="006E75C0">
            <w:pPr>
              <w:spacing w:before="30" w:after="30"/>
            </w:pPr>
            <w:r>
              <w:rPr>
                <w:color w:val="2D3748"/>
                <w:sz w:val="17"/>
              </w:rPr>
              <w:t>0x04</w:t>
            </w:r>
          </w:p>
        </w:tc>
        <w:tc>
          <w:tcPr>
            <w:tcW w:w="3168" w:type="dxa"/>
            <w:shd w:val="clear" w:color="auto" w:fill="F7FAFC"/>
            <w:tcMar>
              <w:top w:w="80" w:type="dxa"/>
              <w:left w:w="100" w:type="dxa"/>
              <w:bottom w:w="80" w:type="dxa"/>
              <w:right w:w="100" w:type="dxa"/>
            </w:tcMar>
          </w:tcPr>
          <w:p w14:paraId="3E5C9674" w14:textId="77777777" w:rsidR="00353DEA" w:rsidRDefault="000670DD" w:rsidP="006E75C0">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0104AC0C"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B48FBE9" w14:textId="77777777" w:rsidR="00353DEA" w:rsidRDefault="000670DD" w:rsidP="006E75C0">
            <w:pPr>
              <w:spacing w:before="30" w:after="30"/>
            </w:pPr>
            <w:r>
              <w:rPr>
                <w:color w:val="2D3748"/>
                <w:sz w:val="17"/>
              </w:rPr>
              <w:t>השלמת ציור צורה בבית נוכחי ומעבר לבית הבא.</w:t>
            </w:r>
          </w:p>
        </w:tc>
      </w:tr>
      <w:tr w:rsidR="00353DEA" w14:paraId="0543F3A8" w14:textId="77777777">
        <w:trPr>
          <w:jc w:val="center"/>
        </w:trPr>
        <w:tc>
          <w:tcPr>
            <w:tcW w:w="1008" w:type="dxa"/>
            <w:shd w:val="clear" w:color="auto" w:fill="FFFFFF"/>
            <w:tcMar>
              <w:top w:w="80" w:type="dxa"/>
              <w:left w:w="100" w:type="dxa"/>
              <w:bottom w:w="80" w:type="dxa"/>
              <w:right w:w="100" w:type="dxa"/>
            </w:tcMar>
          </w:tcPr>
          <w:p w14:paraId="34FFBB4A" w14:textId="77777777" w:rsidR="00353DEA" w:rsidRDefault="000670DD" w:rsidP="006E75C0">
            <w:pPr>
              <w:spacing w:before="30" w:after="30"/>
            </w:pPr>
            <w:r>
              <w:rPr>
                <w:color w:val="2D3748"/>
                <w:sz w:val="17"/>
              </w:rPr>
              <w:t>0x05</w:t>
            </w:r>
          </w:p>
        </w:tc>
        <w:tc>
          <w:tcPr>
            <w:tcW w:w="3168" w:type="dxa"/>
            <w:shd w:val="clear" w:color="auto" w:fill="FFFFFF"/>
            <w:tcMar>
              <w:top w:w="80" w:type="dxa"/>
              <w:left w:w="100" w:type="dxa"/>
              <w:bottom w:w="80" w:type="dxa"/>
              <w:right w:w="100" w:type="dxa"/>
            </w:tcMar>
          </w:tcPr>
          <w:p w14:paraId="51C0E321" w14:textId="77777777" w:rsidR="00353DEA" w:rsidRDefault="000670DD" w:rsidP="006E75C0">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6FD657FE"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CFA9C1E" w14:textId="77777777" w:rsidR="00353DEA" w:rsidRDefault="000670DD" w:rsidP="006E75C0">
            <w:pPr>
              <w:spacing w:before="30" w:after="30"/>
            </w:pPr>
            <w:r>
              <w:rPr>
                <w:color w:val="2D3748"/>
                <w:sz w:val="17"/>
              </w:rPr>
              <w:t>הודעה על דילוג על בית: הבית שדולג ננעל מיידית ומסומן כשגיאה.</w:t>
            </w:r>
          </w:p>
        </w:tc>
      </w:tr>
      <w:tr w:rsidR="00353DEA" w14:paraId="6B318D4E" w14:textId="77777777">
        <w:trPr>
          <w:jc w:val="center"/>
        </w:trPr>
        <w:tc>
          <w:tcPr>
            <w:tcW w:w="1008" w:type="dxa"/>
            <w:shd w:val="clear" w:color="auto" w:fill="F7FAFC"/>
            <w:tcMar>
              <w:top w:w="80" w:type="dxa"/>
              <w:left w:w="100" w:type="dxa"/>
              <w:bottom w:w="80" w:type="dxa"/>
              <w:right w:w="100" w:type="dxa"/>
            </w:tcMar>
          </w:tcPr>
          <w:p w14:paraId="1AE735D2" w14:textId="77777777" w:rsidR="00353DEA" w:rsidRDefault="000670DD" w:rsidP="006E75C0">
            <w:pPr>
              <w:spacing w:before="30" w:after="30"/>
            </w:pPr>
            <w:r>
              <w:rPr>
                <w:color w:val="2D3748"/>
                <w:sz w:val="17"/>
              </w:rPr>
              <w:t>0x06</w:t>
            </w:r>
          </w:p>
        </w:tc>
        <w:tc>
          <w:tcPr>
            <w:tcW w:w="3168" w:type="dxa"/>
            <w:shd w:val="clear" w:color="auto" w:fill="F7FAFC"/>
            <w:tcMar>
              <w:top w:w="80" w:type="dxa"/>
              <w:left w:w="100" w:type="dxa"/>
              <w:bottom w:w="80" w:type="dxa"/>
              <w:right w:w="100" w:type="dxa"/>
            </w:tcMar>
          </w:tcPr>
          <w:p w14:paraId="33087F33" w14:textId="77777777" w:rsidR="00353DEA" w:rsidRDefault="000670DD" w:rsidP="006E75C0">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68048D0F" w14:textId="77777777" w:rsidR="00353DEA" w:rsidRDefault="000670DD" w:rsidP="006E75C0">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1A467DF" w14:textId="77777777" w:rsidR="00353DEA" w:rsidRDefault="000670DD" w:rsidP="006E75C0">
            <w:pPr>
              <w:spacing w:before="30" w:after="30"/>
            </w:pPr>
            <w:r>
              <w:rPr>
                <w:color w:val="2D3748"/>
                <w:sz w:val="17"/>
              </w:rPr>
              <w:t>טעינת בלוק חדש והצגת הקנבס לכתיבה (לאחר סיום סרטון/השהיה).</w:t>
            </w:r>
          </w:p>
        </w:tc>
      </w:tr>
      <w:tr w:rsidR="00353DEA" w14:paraId="1AD1AE3C" w14:textId="77777777">
        <w:trPr>
          <w:jc w:val="center"/>
        </w:trPr>
        <w:tc>
          <w:tcPr>
            <w:tcW w:w="1008" w:type="dxa"/>
            <w:shd w:val="clear" w:color="auto" w:fill="FFFFFF"/>
            <w:tcMar>
              <w:top w:w="80" w:type="dxa"/>
              <w:left w:w="100" w:type="dxa"/>
              <w:bottom w:w="80" w:type="dxa"/>
              <w:right w:w="100" w:type="dxa"/>
            </w:tcMar>
          </w:tcPr>
          <w:p w14:paraId="6706EB7C" w14:textId="77777777" w:rsidR="00353DEA" w:rsidRDefault="000670DD" w:rsidP="006E75C0">
            <w:pPr>
              <w:spacing w:before="30" w:after="30"/>
            </w:pPr>
            <w:r>
              <w:rPr>
                <w:color w:val="2D3748"/>
                <w:sz w:val="17"/>
              </w:rPr>
              <w:t>0x07</w:t>
            </w:r>
          </w:p>
        </w:tc>
        <w:tc>
          <w:tcPr>
            <w:tcW w:w="3168" w:type="dxa"/>
            <w:shd w:val="clear" w:color="auto" w:fill="FFFFFF"/>
            <w:tcMar>
              <w:top w:w="80" w:type="dxa"/>
              <w:left w:w="100" w:type="dxa"/>
              <w:bottom w:w="80" w:type="dxa"/>
              <w:right w:w="100" w:type="dxa"/>
            </w:tcMar>
          </w:tcPr>
          <w:p w14:paraId="0F84E185" w14:textId="77777777" w:rsidR="00353DEA" w:rsidRDefault="000670DD" w:rsidP="006E75C0">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77CC6D40"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8882A74" w14:textId="77777777" w:rsidR="00353DEA" w:rsidRDefault="000670DD" w:rsidP="006E75C0">
            <w:pPr>
              <w:spacing w:before="30" w:after="30"/>
            </w:pPr>
            <w:r>
              <w:rPr>
                <w:color w:val="2D3748"/>
                <w:sz w:val="17"/>
              </w:rPr>
              <w:t>התרעת חוסר פעילות: חלפו 20 שניות ללא תנועה, או 30 שניות מסיום אות 15.</w:t>
            </w:r>
          </w:p>
        </w:tc>
      </w:tr>
      <w:tr w:rsidR="00353DEA" w14:paraId="69D9E546" w14:textId="77777777">
        <w:trPr>
          <w:jc w:val="center"/>
        </w:trPr>
        <w:tc>
          <w:tcPr>
            <w:tcW w:w="1008" w:type="dxa"/>
            <w:shd w:val="clear" w:color="auto" w:fill="F7FAFC"/>
            <w:tcMar>
              <w:top w:w="80" w:type="dxa"/>
              <w:left w:w="100" w:type="dxa"/>
              <w:bottom w:w="80" w:type="dxa"/>
              <w:right w:w="100" w:type="dxa"/>
            </w:tcMar>
          </w:tcPr>
          <w:p w14:paraId="791604A4" w14:textId="77777777" w:rsidR="00353DEA" w:rsidRDefault="000670DD" w:rsidP="006E75C0">
            <w:pPr>
              <w:spacing w:before="30" w:after="30"/>
            </w:pPr>
            <w:r>
              <w:rPr>
                <w:color w:val="2D3748"/>
                <w:sz w:val="17"/>
              </w:rPr>
              <w:t>0x08</w:t>
            </w:r>
          </w:p>
        </w:tc>
        <w:tc>
          <w:tcPr>
            <w:tcW w:w="3168" w:type="dxa"/>
            <w:shd w:val="clear" w:color="auto" w:fill="F7FAFC"/>
            <w:tcMar>
              <w:top w:w="80" w:type="dxa"/>
              <w:left w:w="100" w:type="dxa"/>
              <w:bottom w:w="80" w:type="dxa"/>
              <w:right w:w="100" w:type="dxa"/>
            </w:tcMar>
          </w:tcPr>
          <w:p w14:paraId="5CBD0768" w14:textId="77777777" w:rsidR="00353DEA" w:rsidRDefault="000670DD" w:rsidP="006E75C0">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5AD1F620" w14:textId="77777777" w:rsidR="00353DEA" w:rsidRDefault="000670DD" w:rsidP="006E75C0">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43DBFF31" w14:textId="77777777" w:rsidR="00353DEA" w:rsidRDefault="000670DD" w:rsidP="006E75C0">
            <w:pPr>
              <w:spacing w:before="30" w:after="30"/>
            </w:pPr>
            <w:r>
              <w:rPr>
                <w:color w:val="2D3748"/>
                <w:sz w:val="17"/>
              </w:rPr>
              <w:t>סיום תקין של בלוק 15 צורות ומעבר למסך השהיית קונסולידציה.</w:t>
            </w:r>
          </w:p>
        </w:tc>
      </w:tr>
      <w:tr w:rsidR="00353DEA" w14:paraId="48544610" w14:textId="77777777">
        <w:trPr>
          <w:jc w:val="center"/>
        </w:trPr>
        <w:tc>
          <w:tcPr>
            <w:tcW w:w="1008" w:type="dxa"/>
            <w:shd w:val="clear" w:color="auto" w:fill="FFFFFF"/>
            <w:tcMar>
              <w:top w:w="80" w:type="dxa"/>
              <w:left w:w="100" w:type="dxa"/>
              <w:bottom w:w="80" w:type="dxa"/>
              <w:right w:w="100" w:type="dxa"/>
            </w:tcMar>
          </w:tcPr>
          <w:p w14:paraId="673D8C8A" w14:textId="77777777" w:rsidR="00353DEA" w:rsidRDefault="000670DD" w:rsidP="006E75C0">
            <w:pPr>
              <w:spacing w:before="30" w:after="30"/>
            </w:pPr>
            <w:r>
              <w:rPr>
                <w:color w:val="2D3748"/>
                <w:sz w:val="17"/>
              </w:rPr>
              <w:t>0x09</w:t>
            </w:r>
          </w:p>
        </w:tc>
        <w:tc>
          <w:tcPr>
            <w:tcW w:w="3168" w:type="dxa"/>
            <w:shd w:val="clear" w:color="auto" w:fill="FFFFFF"/>
            <w:tcMar>
              <w:top w:w="80" w:type="dxa"/>
              <w:left w:w="100" w:type="dxa"/>
              <w:bottom w:w="80" w:type="dxa"/>
              <w:right w:w="100" w:type="dxa"/>
            </w:tcMar>
          </w:tcPr>
          <w:p w14:paraId="3F45695E" w14:textId="77777777" w:rsidR="00353DEA" w:rsidRDefault="000670DD" w:rsidP="006E75C0">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64E80FD1"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35B3A882" w14:textId="77777777" w:rsidR="00353DEA" w:rsidRDefault="000670DD" w:rsidP="006E75C0">
            <w:pPr>
              <w:spacing w:before="30" w:after="30"/>
            </w:pPr>
            <w:r>
              <w:rPr>
                <w:color w:val="2D3748"/>
                <w:sz w:val="17"/>
              </w:rPr>
              <w:t>פקודת מאבחן לאיפוס וחזרה על הבלוק הנוכחי עקב תקלה/הפרעה.</w:t>
            </w:r>
          </w:p>
        </w:tc>
      </w:tr>
      <w:tr w:rsidR="00353DEA" w14:paraId="07BD3D57" w14:textId="77777777">
        <w:trPr>
          <w:jc w:val="center"/>
        </w:trPr>
        <w:tc>
          <w:tcPr>
            <w:tcW w:w="1008" w:type="dxa"/>
            <w:shd w:val="clear" w:color="auto" w:fill="F7FAFC"/>
            <w:tcMar>
              <w:top w:w="80" w:type="dxa"/>
              <w:left w:w="100" w:type="dxa"/>
              <w:bottom w:w="80" w:type="dxa"/>
              <w:right w:w="100" w:type="dxa"/>
            </w:tcMar>
          </w:tcPr>
          <w:p w14:paraId="6410AE8C" w14:textId="77777777" w:rsidR="00353DEA" w:rsidRDefault="000670DD" w:rsidP="006E75C0">
            <w:pPr>
              <w:spacing w:before="30" w:after="30"/>
            </w:pPr>
            <w:r>
              <w:rPr>
                <w:color w:val="2D3748"/>
                <w:sz w:val="17"/>
              </w:rPr>
              <w:t>0x0A</w:t>
            </w:r>
          </w:p>
        </w:tc>
        <w:tc>
          <w:tcPr>
            <w:tcW w:w="3168" w:type="dxa"/>
            <w:shd w:val="clear" w:color="auto" w:fill="F7FAFC"/>
            <w:tcMar>
              <w:top w:w="80" w:type="dxa"/>
              <w:left w:w="100" w:type="dxa"/>
              <w:bottom w:w="80" w:type="dxa"/>
              <w:right w:w="100" w:type="dxa"/>
            </w:tcMar>
          </w:tcPr>
          <w:p w14:paraId="6F052FC9" w14:textId="77777777" w:rsidR="00353DEA" w:rsidRDefault="000670DD" w:rsidP="006E75C0">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350726AF"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6E63DA5E" w14:textId="77777777" w:rsidR="00353DEA" w:rsidRDefault="000670DD" w:rsidP="006E75C0">
            <w:pPr>
              <w:spacing w:before="30" w:after="30"/>
            </w:pPr>
            <w:r>
              <w:rPr>
                <w:color w:val="2D3748"/>
                <w:sz w:val="17"/>
              </w:rPr>
              <w:t>עדכון שניית טיימר ההשהיה (20-30 שניות) המוצג במקביל בשני המסכים.</w:t>
            </w:r>
          </w:p>
        </w:tc>
      </w:tr>
      <w:tr w:rsidR="00353DEA" w14:paraId="00A01561" w14:textId="77777777">
        <w:trPr>
          <w:jc w:val="center"/>
        </w:trPr>
        <w:tc>
          <w:tcPr>
            <w:tcW w:w="1008" w:type="dxa"/>
            <w:shd w:val="clear" w:color="auto" w:fill="FFFFFF"/>
            <w:tcMar>
              <w:top w:w="80" w:type="dxa"/>
              <w:left w:w="100" w:type="dxa"/>
              <w:bottom w:w="80" w:type="dxa"/>
              <w:right w:w="100" w:type="dxa"/>
            </w:tcMar>
          </w:tcPr>
          <w:p w14:paraId="01E6E962" w14:textId="77777777" w:rsidR="00353DEA" w:rsidRDefault="000670DD" w:rsidP="006E75C0">
            <w:pPr>
              <w:spacing w:before="30" w:after="30"/>
            </w:pPr>
            <w:r>
              <w:rPr>
                <w:color w:val="2D3748"/>
                <w:sz w:val="17"/>
              </w:rPr>
              <w:t>0x0B</w:t>
            </w:r>
          </w:p>
        </w:tc>
        <w:tc>
          <w:tcPr>
            <w:tcW w:w="3168" w:type="dxa"/>
            <w:shd w:val="clear" w:color="auto" w:fill="FFFFFF"/>
            <w:tcMar>
              <w:top w:w="80" w:type="dxa"/>
              <w:left w:w="100" w:type="dxa"/>
              <w:bottom w:w="80" w:type="dxa"/>
              <w:right w:w="100" w:type="dxa"/>
            </w:tcMar>
          </w:tcPr>
          <w:p w14:paraId="1293FF9D" w14:textId="77777777" w:rsidR="00353DEA" w:rsidRDefault="000670DD" w:rsidP="006E75C0">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52C1E78E"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3DD01EF" w14:textId="77777777" w:rsidR="00353DEA" w:rsidRDefault="000670DD" w:rsidP="006E75C0">
            <w:pPr>
              <w:spacing w:before="30" w:after="30"/>
            </w:pPr>
            <w:r>
              <w:rPr>
                <w:color w:val="2D3748"/>
                <w:sz w:val="17"/>
              </w:rPr>
              <w:t>הזנקת מפגש אבחון חדש (Day 1/2/14) לאחר השלמת צימוד PIN.</w:t>
            </w:r>
          </w:p>
        </w:tc>
      </w:tr>
      <w:tr w:rsidR="00353DEA" w14:paraId="44455628" w14:textId="77777777">
        <w:trPr>
          <w:jc w:val="center"/>
        </w:trPr>
        <w:tc>
          <w:tcPr>
            <w:tcW w:w="1008" w:type="dxa"/>
            <w:shd w:val="clear" w:color="auto" w:fill="F7FAFC"/>
            <w:tcMar>
              <w:top w:w="80" w:type="dxa"/>
              <w:left w:w="100" w:type="dxa"/>
              <w:bottom w:w="80" w:type="dxa"/>
              <w:right w:w="100" w:type="dxa"/>
            </w:tcMar>
          </w:tcPr>
          <w:p w14:paraId="1860DEEA" w14:textId="77777777" w:rsidR="00353DEA" w:rsidRDefault="000670DD" w:rsidP="006E75C0">
            <w:pPr>
              <w:spacing w:before="30" w:after="30"/>
            </w:pPr>
            <w:r>
              <w:rPr>
                <w:color w:val="2D3748"/>
                <w:sz w:val="17"/>
              </w:rPr>
              <w:t>0x0C</w:t>
            </w:r>
          </w:p>
        </w:tc>
        <w:tc>
          <w:tcPr>
            <w:tcW w:w="3168" w:type="dxa"/>
            <w:shd w:val="clear" w:color="auto" w:fill="F7FAFC"/>
            <w:tcMar>
              <w:top w:w="80" w:type="dxa"/>
              <w:left w:w="100" w:type="dxa"/>
              <w:bottom w:w="80" w:type="dxa"/>
              <w:right w:w="100" w:type="dxa"/>
            </w:tcMar>
          </w:tcPr>
          <w:p w14:paraId="57548515" w14:textId="77777777" w:rsidR="00353DEA" w:rsidRDefault="000670DD" w:rsidP="006E75C0">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6082664F" w14:textId="77777777" w:rsidR="00353DEA" w:rsidRDefault="000670DD" w:rsidP="006E75C0">
            <w:pPr>
              <w:spacing w:before="30" w:after="30"/>
            </w:pPr>
            <w:commentRangeStart w:id="218"/>
            <w:r>
              <w:rPr>
                <w:color w:val="2D3748"/>
                <w:sz w:val="17"/>
              </w:rPr>
              <w:t>דו-כיווני</w:t>
            </w:r>
            <w:commentRangeEnd w:id="218"/>
            <w:r w:rsidR="009573C0">
              <w:rPr>
                <w:rStyle w:val="CommentReference"/>
                <w:sz w:val="22"/>
                <w:szCs w:val="22"/>
              </w:rPr>
              <w:commentReference w:id="218"/>
            </w:r>
          </w:p>
        </w:tc>
        <w:tc>
          <w:tcPr>
            <w:tcW w:w="3744" w:type="dxa"/>
            <w:shd w:val="clear" w:color="auto" w:fill="F7FAFC"/>
            <w:tcMar>
              <w:top w:w="80" w:type="dxa"/>
              <w:left w:w="100" w:type="dxa"/>
              <w:bottom w:w="80" w:type="dxa"/>
              <w:right w:w="100" w:type="dxa"/>
            </w:tcMar>
          </w:tcPr>
          <w:p w14:paraId="059BC79C" w14:textId="77777777" w:rsidR="00353DEA" w:rsidRDefault="000670DD" w:rsidP="006E75C0">
            <w:pPr>
              <w:spacing w:before="30" w:after="30"/>
            </w:pPr>
            <w:r>
              <w:rPr>
                <w:color w:val="2D3748"/>
                <w:sz w:val="17"/>
              </w:rPr>
              <w:t>השלמת כלל הבלוקים שהוגדרו לסשן, נעילת המבדק והעברה לתור סנכרון.</w:t>
            </w:r>
          </w:p>
        </w:tc>
      </w:tr>
      <w:tr w:rsidR="00353DEA" w14:paraId="65599669" w14:textId="77777777">
        <w:trPr>
          <w:jc w:val="center"/>
        </w:trPr>
        <w:tc>
          <w:tcPr>
            <w:tcW w:w="1008" w:type="dxa"/>
            <w:shd w:val="clear" w:color="auto" w:fill="FFFFFF"/>
            <w:tcMar>
              <w:top w:w="80" w:type="dxa"/>
              <w:left w:w="100" w:type="dxa"/>
              <w:bottom w:w="80" w:type="dxa"/>
              <w:right w:w="100" w:type="dxa"/>
            </w:tcMar>
          </w:tcPr>
          <w:p w14:paraId="330715FF" w14:textId="77777777" w:rsidR="00353DEA" w:rsidRDefault="000670DD" w:rsidP="006E75C0">
            <w:pPr>
              <w:spacing w:before="30" w:after="30"/>
            </w:pPr>
            <w:r>
              <w:rPr>
                <w:color w:val="2D3748"/>
                <w:sz w:val="17"/>
              </w:rPr>
              <w:t>0x0D</w:t>
            </w:r>
          </w:p>
        </w:tc>
        <w:tc>
          <w:tcPr>
            <w:tcW w:w="3168" w:type="dxa"/>
            <w:shd w:val="clear" w:color="auto" w:fill="FFFFFF"/>
            <w:tcMar>
              <w:top w:w="80" w:type="dxa"/>
              <w:left w:w="100" w:type="dxa"/>
              <w:bottom w:w="80" w:type="dxa"/>
              <w:right w:w="100" w:type="dxa"/>
            </w:tcMar>
          </w:tcPr>
          <w:p w14:paraId="31E3ACD5" w14:textId="77777777" w:rsidR="00353DEA" w:rsidRDefault="000670DD" w:rsidP="006E75C0">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066A2F04" w14:textId="77777777" w:rsidR="00353DEA" w:rsidRDefault="000670DD" w:rsidP="006E75C0">
            <w:pPr>
              <w:spacing w:before="30" w:after="30"/>
            </w:pPr>
            <w:r>
              <w:rPr>
                <w:color w:val="2D3748"/>
                <w:sz w:val="17"/>
              </w:rPr>
              <w:t>טאבלט -&gt; שרת/קוקפיט</w:t>
            </w:r>
          </w:p>
        </w:tc>
        <w:tc>
          <w:tcPr>
            <w:tcW w:w="3744" w:type="dxa"/>
            <w:shd w:val="clear" w:color="auto" w:fill="FFFFFF"/>
            <w:tcMar>
              <w:top w:w="80" w:type="dxa"/>
              <w:left w:w="100" w:type="dxa"/>
              <w:bottom w:w="80" w:type="dxa"/>
              <w:right w:w="100" w:type="dxa"/>
            </w:tcMar>
          </w:tcPr>
          <w:p w14:paraId="329A5271" w14:textId="77777777" w:rsidR="00353DEA" w:rsidRDefault="000670DD" w:rsidP="006E75C0">
            <w:pPr>
              <w:spacing w:before="30" w:after="30"/>
            </w:pPr>
            <w:r>
              <w:rPr>
                <w:color w:val="2D3748"/>
                <w:sz w:val="17"/>
              </w:rPr>
              <w:t>בקשת טאבלט לצימוד באמצעות קוד PIN חד-פעמי בן 5 ספרות.</w:t>
            </w:r>
          </w:p>
        </w:tc>
      </w:tr>
      <w:tr w:rsidR="00353DEA" w14:paraId="7EE6AAAF" w14:textId="77777777">
        <w:trPr>
          <w:jc w:val="center"/>
        </w:trPr>
        <w:tc>
          <w:tcPr>
            <w:tcW w:w="1008" w:type="dxa"/>
            <w:shd w:val="clear" w:color="auto" w:fill="F7FAFC"/>
            <w:tcMar>
              <w:top w:w="80" w:type="dxa"/>
              <w:left w:w="100" w:type="dxa"/>
              <w:bottom w:w="80" w:type="dxa"/>
              <w:right w:w="100" w:type="dxa"/>
            </w:tcMar>
          </w:tcPr>
          <w:p w14:paraId="38EC206C" w14:textId="77777777" w:rsidR="00353DEA" w:rsidRDefault="000670DD" w:rsidP="006E75C0">
            <w:pPr>
              <w:spacing w:before="30" w:after="30"/>
            </w:pPr>
            <w:r>
              <w:rPr>
                <w:color w:val="2D3748"/>
                <w:sz w:val="17"/>
              </w:rPr>
              <w:t>0x0E</w:t>
            </w:r>
          </w:p>
        </w:tc>
        <w:tc>
          <w:tcPr>
            <w:tcW w:w="3168" w:type="dxa"/>
            <w:shd w:val="clear" w:color="auto" w:fill="F7FAFC"/>
            <w:tcMar>
              <w:top w:w="80" w:type="dxa"/>
              <w:left w:w="100" w:type="dxa"/>
              <w:bottom w:w="80" w:type="dxa"/>
              <w:right w:w="100" w:type="dxa"/>
            </w:tcMar>
          </w:tcPr>
          <w:p w14:paraId="55A4A6C0" w14:textId="77777777" w:rsidR="00353DEA" w:rsidRDefault="000670DD" w:rsidP="006E75C0">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289DF396" w14:textId="77777777" w:rsidR="00353DEA" w:rsidRDefault="000670DD" w:rsidP="006E75C0">
            <w:pPr>
              <w:spacing w:before="30" w:after="30"/>
            </w:pPr>
            <w:r>
              <w:rPr>
                <w:color w:val="2D3748"/>
                <w:sz w:val="17"/>
              </w:rPr>
              <w:t>שרת/קוקפיט -&gt; טאבלט</w:t>
            </w:r>
          </w:p>
        </w:tc>
        <w:tc>
          <w:tcPr>
            <w:tcW w:w="3744" w:type="dxa"/>
            <w:shd w:val="clear" w:color="auto" w:fill="F7FAFC"/>
            <w:tcMar>
              <w:top w:w="80" w:type="dxa"/>
              <w:left w:w="100" w:type="dxa"/>
              <w:bottom w:w="80" w:type="dxa"/>
              <w:right w:w="100" w:type="dxa"/>
            </w:tcMar>
          </w:tcPr>
          <w:p w14:paraId="4E96812E" w14:textId="77777777" w:rsidR="00353DEA" w:rsidRDefault="000670DD" w:rsidP="006E75C0">
            <w:pPr>
              <w:spacing w:before="30" w:after="30"/>
            </w:pPr>
            <w:r>
              <w:rPr>
                <w:color w:val="2D3748"/>
                <w:sz w:val="17"/>
              </w:rPr>
              <w:t>אימות מוצלח של ה-PIN ופתיחת ערוץ P2P מוצפן בין המכשירים.</w:t>
            </w:r>
          </w:p>
        </w:tc>
      </w:tr>
      <w:tr w:rsidR="00353DEA" w14:paraId="48E2B788" w14:textId="77777777">
        <w:trPr>
          <w:jc w:val="center"/>
        </w:trPr>
        <w:tc>
          <w:tcPr>
            <w:tcW w:w="1008" w:type="dxa"/>
            <w:shd w:val="clear" w:color="auto" w:fill="FFFFFF"/>
            <w:tcMar>
              <w:top w:w="80" w:type="dxa"/>
              <w:left w:w="100" w:type="dxa"/>
              <w:bottom w:w="80" w:type="dxa"/>
              <w:right w:w="100" w:type="dxa"/>
            </w:tcMar>
          </w:tcPr>
          <w:p w14:paraId="722EE7C5" w14:textId="77777777" w:rsidR="00353DEA" w:rsidRDefault="000670DD" w:rsidP="006E75C0">
            <w:pPr>
              <w:spacing w:before="30" w:after="30"/>
            </w:pPr>
            <w:r>
              <w:rPr>
                <w:color w:val="2D3748"/>
                <w:sz w:val="17"/>
              </w:rPr>
              <w:lastRenderedPageBreak/>
              <w:t>0x0F</w:t>
            </w:r>
          </w:p>
        </w:tc>
        <w:tc>
          <w:tcPr>
            <w:tcW w:w="3168" w:type="dxa"/>
            <w:shd w:val="clear" w:color="auto" w:fill="FFFFFF"/>
            <w:tcMar>
              <w:top w:w="80" w:type="dxa"/>
              <w:left w:w="100" w:type="dxa"/>
              <w:bottom w:w="80" w:type="dxa"/>
              <w:right w:w="100" w:type="dxa"/>
            </w:tcMar>
          </w:tcPr>
          <w:p w14:paraId="0C7E5580" w14:textId="77777777" w:rsidR="00353DEA" w:rsidRDefault="000670DD" w:rsidP="006E75C0">
            <w:pPr>
              <w:spacing w:before="30" w:after="30"/>
            </w:pPr>
            <w:r>
              <w:rPr>
                <w:color w:val="2D3748"/>
                <w:sz w:val="17"/>
              </w:rPr>
              <w:t>EMERGENCY_PAUSE</w:t>
            </w:r>
          </w:p>
        </w:tc>
        <w:tc>
          <w:tcPr>
            <w:tcW w:w="1872" w:type="dxa"/>
            <w:shd w:val="clear" w:color="auto" w:fill="FFFFFF"/>
            <w:tcMar>
              <w:top w:w="80" w:type="dxa"/>
              <w:left w:w="100" w:type="dxa"/>
              <w:bottom w:w="80" w:type="dxa"/>
              <w:right w:w="100" w:type="dxa"/>
            </w:tcMar>
          </w:tcPr>
          <w:p w14:paraId="65A2B663"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2E3BD838" w14:textId="77777777" w:rsidR="00353DEA" w:rsidRDefault="000670DD" w:rsidP="006E75C0">
            <w:pPr>
              <w:spacing w:before="30" w:after="30"/>
            </w:pPr>
            <w:r>
              <w:rPr>
                <w:color w:val="2D3748"/>
                <w:sz w:val="17"/>
              </w:rPr>
              <w:t>עצירת חירום יזומה של המבדק ע"י המאבחן עם הקפאת טיימרים.</w:t>
            </w:r>
          </w:p>
        </w:tc>
      </w:tr>
      <w:tr w:rsidR="00353DEA" w14:paraId="2F2BD6E9" w14:textId="77777777">
        <w:trPr>
          <w:jc w:val="center"/>
        </w:trPr>
        <w:tc>
          <w:tcPr>
            <w:tcW w:w="1008" w:type="dxa"/>
            <w:shd w:val="clear" w:color="auto" w:fill="F7FAFC"/>
            <w:tcMar>
              <w:top w:w="80" w:type="dxa"/>
              <w:left w:w="100" w:type="dxa"/>
              <w:bottom w:w="80" w:type="dxa"/>
              <w:right w:w="100" w:type="dxa"/>
            </w:tcMar>
          </w:tcPr>
          <w:p w14:paraId="3CA7B86B" w14:textId="77777777" w:rsidR="00353DEA" w:rsidRDefault="000670DD" w:rsidP="006E75C0">
            <w:pPr>
              <w:spacing w:before="30" w:after="30"/>
            </w:pPr>
            <w:r>
              <w:rPr>
                <w:color w:val="2D3748"/>
                <w:sz w:val="17"/>
              </w:rPr>
              <w:t>0x10</w:t>
            </w:r>
          </w:p>
        </w:tc>
        <w:tc>
          <w:tcPr>
            <w:tcW w:w="3168" w:type="dxa"/>
            <w:shd w:val="clear" w:color="auto" w:fill="F7FAFC"/>
            <w:tcMar>
              <w:top w:w="80" w:type="dxa"/>
              <w:left w:w="100" w:type="dxa"/>
              <w:bottom w:w="80" w:type="dxa"/>
              <w:right w:w="100" w:type="dxa"/>
            </w:tcMar>
          </w:tcPr>
          <w:p w14:paraId="095ABCD0" w14:textId="77777777" w:rsidR="00353DEA" w:rsidRDefault="000670DD" w:rsidP="006E75C0">
            <w:pPr>
              <w:spacing w:before="30" w:after="30"/>
            </w:pPr>
            <w:r>
              <w:rPr>
                <w:color w:val="2D3748"/>
                <w:sz w:val="17"/>
              </w:rPr>
              <w:t>CLINICAL_NOTE_ADDED</w:t>
            </w:r>
          </w:p>
        </w:tc>
        <w:tc>
          <w:tcPr>
            <w:tcW w:w="1872" w:type="dxa"/>
            <w:shd w:val="clear" w:color="auto" w:fill="F7FAFC"/>
            <w:tcMar>
              <w:top w:w="80" w:type="dxa"/>
              <w:left w:w="100" w:type="dxa"/>
              <w:bottom w:w="80" w:type="dxa"/>
              <w:right w:w="100" w:type="dxa"/>
            </w:tcMar>
          </w:tcPr>
          <w:p w14:paraId="790A262A" w14:textId="77777777" w:rsidR="00353DEA" w:rsidRDefault="000670DD" w:rsidP="006E75C0">
            <w:pPr>
              <w:spacing w:before="30" w:after="30"/>
            </w:pPr>
            <w:r>
              <w:rPr>
                <w:color w:val="2D3748"/>
                <w:sz w:val="17"/>
              </w:rPr>
              <w:t>קוקפיט -&gt; DB</w:t>
            </w:r>
          </w:p>
        </w:tc>
        <w:tc>
          <w:tcPr>
            <w:tcW w:w="3744" w:type="dxa"/>
            <w:shd w:val="clear" w:color="auto" w:fill="F7FAFC"/>
            <w:tcMar>
              <w:top w:w="80" w:type="dxa"/>
              <w:left w:w="100" w:type="dxa"/>
              <w:bottom w:w="80" w:type="dxa"/>
              <w:right w:w="100" w:type="dxa"/>
            </w:tcMar>
          </w:tcPr>
          <w:p w14:paraId="156718B7" w14:textId="77777777" w:rsidR="00353DEA" w:rsidRDefault="000670DD" w:rsidP="006E75C0">
            <w:pPr>
              <w:spacing w:before="30" w:after="30"/>
            </w:pPr>
            <w:r>
              <w:rPr>
                <w:color w:val="2D3748"/>
                <w:sz w:val="17"/>
              </w:rPr>
              <w:t>תיעוד הערה קלינית בזמן אמת של המאבחן המוצמדת ל-Timestamp המדויק.</w:t>
            </w:r>
          </w:p>
        </w:tc>
      </w:tr>
    </w:tbl>
    <w:p w14:paraId="3FE0657D" w14:textId="77777777" w:rsidR="00353DEA" w:rsidRDefault="00353DEA" w:rsidP="006E75C0">
      <w:pPr>
        <w:spacing w:before="40" w:after="80"/>
      </w:pPr>
    </w:p>
    <w:p w14:paraId="13C48A5D" w14:textId="77777777" w:rsidR="006E75C0" w:rsidRDefault="006E75C0">
      <w:pPr>
        <w:bidi w:val="0"/>
        <w:rPr>
          <w:b/>
          <w:color w:val="1A365D"/>
          <w:sz w:val="28"/>
        </w:rPr>
      </w:pPr>
      <w:r>
        <w:rPr>
          <w:b/>
          <w:color w:val="1A365D"/>
          <w:sz w:val="28"/>
        </w:rPr>
        <w:br w:type="page"/>
      </w:r>
    </w:p>
    <w:p w14:paraId="1EA232C5" w14:textId="45C438D1" w:rsidR="00353DEA" w:rsidRDefault="000670DD" w:rsidP="006E75C0">
      <w:pPr>
        <w:spacing w:before="280" w:after="80"/>
      </w:pPr>
      <w:r>
        <w:rPr>
          <w:b/>
          <w:color w:val="1A365D"/>
          <w:sz w:val="28"/>
        </w:rPr>
        <w:lastRenderedPageBreak/>
        <w:t>5. אפיון מפורט של תהליכי עבודה קליניים ומערכתיים (Workflows)</w:t>
      </w:r>
    </w:p>
    <w:p w14:paraId="4F82788C" w14:textId="77777777" w:rsidR="00353DEA" w:rsidRDefault="000670DD" w:rsidP="006E75C0">
      <w:pPr>
        <w:spacing w:before="40" w:after="80"/>
      </w:pPr>
      <w:r>
        <w:rPr>
          <w:color w:val="2D3748"/>
          <w:sz w:val="20"/>
        </w:rPr>
        <w:t>להלן פירוט שלבי העבודה המדויקים המממשים את הפרוטוקול המחקרי של ד"ר הולנדר ופרופ' עדי-יפה, בהתבסס על ההחלטות המחייבות שנתקבלו:</w:t>
      </w:r>
    </w:p>
    <w:p w14:paraId="5B57698D" w14:textId="77777777" w:rsidR="00353DEA" w:rsidRDefault="000670DD" w:rsidP="006E75C0">
      <w:pPr>
        <w:spacing w:before="160" w:after="40"/>
      </w:pPr>
      <w:r>
        <w:rPr>
          <w:noProof/>
        </w:rPr>
        <w:drawing>
          <wp:inline distT="0" distB="0" distL="0" distR="0" wp14:anchorId="1E4A0398" wp14:editId="1878A507">
            <wp:extent cx="5852160" cy="3065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10"/>
                    <a:stretch>
                      <a:fillRect/>
                    </a:stretch>
                  </pic:blipFill>
                  <pic:spPr>
                    <a:xfrm>
                      <a:off x="0" y="0"/>
                      <a:ext cx="5852160" cy="3065417"/>
                    </a:xfrm>
                    <a:prstGeom prst="rect">
                      <a:avLst/>
                    </a:prstGeom>
                  </pic:spPr>
                </pic:pic>
              </a:graphicData>
            </a:graphic>
          </wp:inline>
        </w:drawing>
      </w:r>
    </w:p>
    <w:p w14:paraId="43792622" w14:textId="77777777" w:rsidR="00353DEA" w:rsidRDefault="000670DD" w:rsidP="006E75C0">
      <w:pPr>
        <w:spacing w:before="20" w:after="160"/>
        <w:rPr>
          <w:ins w:id="219" w:author="Yaki Grossman" w:date="2026-10-13T13:30:00Z" w16du:dateUtc="2026-10-13T10:30:00Z"/>
          <w:i/>
          <w:color w:val="4A5568"/>
          <w:sz w:val="18"/>
        </w:rPr>
      </w:pPr>
      <w:r>
        <w:rPr>
          <w:i/>
          <w:color w:val="4A5568"/>
          <w:sz w:val="18"/>
        </w:rPr>
        <w:t>איור 1: מחזור החיים המלא של תהליך האבחון הקליני והמערכתי (Lifecycle Workflow)</w:t>
      </w:r>
    </w:p>
    <w:p w14:paraId="5037523D" w14:textId="6D0FA734" w:rsidR="00F57C20" w:rsidRDefault="00F57C20" w:rsidP="006E75C0">
      <w:pPr>
        <w:spacing w:before="20" w:after="160"/>
        <w:rPr>
          <w:rFonts w:hint="cs"/>
        </w:rPr>
      </w:pPr>
      <w:ins w:id="220" w:author="Yaki Grossman" w:date="2026-10-13T13:30:00Z" w16du:dateUtc="2026-10-13T10:30:00Z">
        <w:r>
          <w:rPr>
            <w:rFonts w:hint="cs"/>
            <w:i/>
            <w:color w:val="4A5568"/>
            <w:sz w:val="18"/>
          </w:rPr>
          <w:t xml:space="preserve">5.0 המאבחן </w:t>
        </w:r>
      </w:ins>
      <w:ins w:id="221" w:author="Yaki Grossman" w:date="2026-10-13T13:31:00Z" w16du:dateUtc="2026-10-13T10:31:00Z">
        <w:r w:rsidR="00F31268">
          <w:rPr>
            <w:rFonts w:hint="cs"/>
            <w:i/>
            <w:color w:val="4A5568"/>
            <w:sz w:val="18"/>
          </w:rPr>
          <w:t xml:space="preserve">מקליק את </w:t>
        </w:r>
        <w:r w:rsidR="00F31268">
          <w:rPr>
            <w:i/>
            <w:color w:val="4A5568"/>
            <w:sz w:val="18"/>
            <w:rtl w:val="0"/>
          </w:rPr>
          <w:t>URL</w:t>
        </w:r>
        <w:r w:rsidR="00F31268">
          <w:rPr>
            <w:rFonts w:hint="cs"/>
            <w:i/>
            <w:color w:val="4A5568"/>
            <w:sz w:val="18"/>
          </w:rPr>
          <w:t xml:space="preserve"> המערכת מקבל את דף ה</w:t>
        </w:r>
        <w:r w:rsidR="000D1FC8">
          <w:rPr>
            <w:rFonts w:hint="cs"/>
            <w:i/>
            <w:color w:val="4A5568"/>
            <w:sz w:val="18"/>
          </w:rPr>
          <w:t xml:space="preserve"> </w:t>
        </w:r>
        <w:r w:rsidR="000D1FC8">
          <w:rPr>
            <w:i/>
            <w:color w:val="4A5568"/>
            <w:sz w:val="18"/>
            <w:rtl w:val="0"/>
          </w:rPr>
          <w:t>login</w:t>
        </w:r>
        <w:r w:rsidR="000D1FC8">
          <w:rPr>
            <w:rFonts w:hint="cs"/>
            <w:i/>
            <w:color w:val="4A5568"/>
            <w:sz w:val="18"/>
          </w:rPr>
          <w:t xml:space="preserve"> מקליד שם משתמש וסיסמא</w:t>
        </w:r>
        <w:r w:rsidR="00313B46">
          <w:rPr>
            <w:rFonts w:hint="cs"/>
            <w:i/>
            <w:color w:val="4A5568"/>
            <w:sz w:val="18"/>
          </w:rPr>
          <w:t xml:space="preserve"> </w:t>
        </w:r>
      </w:ins>
      <w:ins w:id="222" w:author="Yaki Grossman" w:date="2026-10-13T13:32:00Z" w16du:dateUtc="2026-10-13T10:32:00Z">
        <w:r w:rsidR="00313B46">
          <w:rPr>
            <w:rFonts w:hint="cs"/>
            <w:i/>
            <w:color w:val="4A5568"/>
            <w:sz w:val="18"/>
          </w:rPr>
          <w:t>ובוחר את שפת הממשק שאיתה הוא מבקש ל</w:t>
        </w:r>
        <w:r w:rsidR="003C75AA">
          <w:rPr>
            <w:rFonts w:hint="cs"/>
            <w:i/>
            <w:color w:val="4A5568"/>
            <w:sz w:val="18"/>
          </w:rPr>
          <w:t xml:space="preserve">עבוד (בשלב זה עברית או </w:t>
        </w:r>
      </w:ins>
      <w:ins w:id="223" w:author="Yaki Grossman" w:date="2026-10-13T13:33:00Z" w16du:dateUtc="2026-10-13T10:33:00Z">
        <w:r w:rsidR="003C75AA">
          <w:rPr>
            <w:rFonts w:hint="cs"/>
            <w:i/>
            <w:color w:val="4A5568"/>
            <w:sz w:val="18"/>
          </w:rPr>
          <w:t>אנגלית בלבד).</w:t>
        </w:r>
      </w:ins>
    </w:p>
    <w:p w14:paraId="19B8AD03" w14:textId="77777777" w:rsidR="00353DEA" w:rsidRDefault="000670DD" w:rsidP="006E75C0">
      <w:pPr>
        <w:spacing w:before="180" w:after="60"/>
      </w:pPr>
      <w:r>
        <w:rPr>
          <w:b/>
          <w:color w:val="2B6CB0"/>
          <w:sz w:val="23"/>
        </w:rPr>
        <w:t>5.1 תהליך פתיחת מבדק וצימוד טאבלט (Intake &amp; Device Pairing Workflow)</w:t>
      </w:r>
    </w:p>
    <w:p w14:paraId="5CD20A94" w14:textId="3A124134" w:rsidR="00353DEA" w:rsidRDefault="000670DD" w:rsidP="006E75C0">
      <w:pPr>
        <w:spacing w:before="30" w:after="50"/>
        <w:ind w:right="360"/>
      </w:pPr>
      <w:r>
        <w:rPr>
          <w:b/>
          <w:color w:val="2B6CB0"/>
          <w:sz w:val="20"/>
        </w:rPr>
        <w:t xml:space="preserve">• </w:t>
      </w:r>
      <w:r>
        <w:rPr>
          <w:b/>
          <w:color w:val="1A365D"/>
          <w:sz w:val="20"/>
        </w:rPr>
        <w:t xml:space="preserve">שלב 1: פתיחת סשן בעמדת המאבחן: </w:t>
      </w:r>
      <w:r>
        <w:rPr>
          <w:color w:val="2D3748"/>
          <w:sz w:val="20"/>
        </w:rPr>
        <w:t>המאבחן מתחבר לקוקפיט, בוחר את המחוז/אזור (Domain), ומזין את פרטי התלמיד המוגנים: מזהה נבדק אנונימי (Participant ID), שתי אותיות ראשונות של השם (ראשי תיבות), תאריך לידה/גיל, יד דומיננטית (חובה: ימין/שמאל), סוג עט ואחיזה</w:t>
      </w:r>
      <w:del w:id="224" w:author="Yaki Grossman" w:date="2026-10-13T13:34:00Z" w16du:dateUtc="2026-10-13T10:34:00Z">
        <w:r w:rsidDel="00D37D26">
          <w:rPr>
            <w:color w:val="2D3748"/>
            <w:sz w:val="20"/>
          </w:rPr>
          <w:delText>.</w:delText>
        </w:r>
      </w:del>
      <w:ins w:id="225" w:author="Yaki Grossman" w:date="2026-10-13T13:35:00Z" w16du:dateUtc="2026-10-13T10:35:00Z">
        <w:r w:rsidR="0044725C">
          <w:rPr>
            <w:rFonts w:hint="cs"/>
            <w:color w:val="2D3748"/>
            <w:sz w:val="20"/>
          </w:rPr>
          <w:t xml:space="preserve">, השפה של התלמיד ל </w:t>
        </w:r>
        <w:r w:rsidR="0044725C">
          <w:rPr>
            <w:color w:val="2D3748"/>
            <w:sz w:val="20"/>
            <w:rtl w:val="0"/>
          </w:rPr>
          <w:t>ILT</w:t>
        </w:r>
        <w:r w:rsidR="00A85B7E">
          <w:rPr>
            <w:rFonts w:hint="cs"/>
            <w:color w:val="2D3748"/>
            <w:sz w:val="20"/>
          </w:rPr>
          <w:t>.</w:t>
        </w:r>
      </w:ins>
    </w:p>
    <w:p w14:paraId="00ECBC57" w14:textId="5185DDA2" w:rsidR="00353DEA" w:rsidRDefault="000670DD" w:rsidP="006E75C0">
      <w:pPr>
        <w:spacing w:before="30" w:after="50"/>
        <w:ind w:right="360"/>
      </w:pPr>
      <w:r>
        <w:rPr>
          <w:b/>
          <w:color w:val="2B6CB0"/>
          <w:sz w:val="20"/>
        </w:rPr>
        <w:t xml:space="preserve">• </w:t>
      </w:r>
      <w:r>
        <w:rPr>
          <w:b/>
          <w:color w:val="1A365D"/>
          <w:sz w:val="20"/>
        </w:rPr>
        <w:t xml:space="preserve">שלב 2: הגדרת מבנה הסשן: </w:t>
      </w:r>
      <w:ins w:id="226" w:author="Yaki Grossman" w:date="2026-10-13T13:36:00Z" w16du:dateUtc="2026-10-13T10:36:00Z">
        <w:r w:rsidR="00DB59FD">
          <w:rPr>
            <w:rFonts w:hint="cs"/>
            <w:b/>
            <w:color w:val="1A365D"/>
            <w:sz w:val="20"/>
          </w:rPr>
          <w:t xml:space="preserve">יוצג דף הבקרה המאפשר את </w:t>
        </w:r>
        <w:r w:rsidR="005A23AA">
          <w:rPr>
            <w:rFonts w:hint="cs"/>
            <w:b/>
            <w:color w:val="1A365D"/>
            <w:sz w:val="20"/>
          </w:rPr>
          <w:t>ההפע</w:t>
        </w:r>
      </w:ins>
      <w:ins w:id="227" w:author="Yaki Grossman" w:date="2026-10-13T13:37:00Z" w16du:dateUtc="2026-10-13T10:37:00Z">
        <w:r w:rsidR="005A23AA">
          <w:rPr>
            <w:rFonts w:hint="cs"/>
            <w:b/>
            <w:color w:val="1A365D"/>
            <w:sz w:val="20"/>
          </w:rPr>
          <w:t>לה ו</w:t>
        </w:r>
      </w:ins>
      <w:ins w:id="228" w:author="Yaki Grossman" w:date="2026-10-13T13:36:00Z" w16du:dateUtc="2026-10-13T10:36:00Z">
        <w:r w:rsidR="00DB59FD">
          <w:rPr>
            <w:rFonts w:hint="cs"/>
            <w:b/>
            <w:color w:val="1A365D"/>
            <w:sz w:val="20"/>
          </w:rPr>
          <w:t>המעקב אחר השלבים</w:t>
        </w:r>
      </w:ins>
      <w:ins w:id="229" w:author="Yaki Grossman" w:date="2026-10-13T13:37:00Z" w16du:dateUtc="2026-10-13T10:37:00Z">
        <w:r w:rsidR="005A23AA">
          <w:rPr>
            <w:rFonts w:hint="cs"/>
            <w:b/>
            <w:color w:val="1A365D"/>
            <w:sz w:val="20"/>
          </w:rPr>
          <w:t xml:space="preserve">. </w:t>
        </w:r>
      </w:ins>
      <w:r>
        <w:rPr>
          <w:color w:val="2D3748"/>
          <w:sz w:val="20"/>
        </w:rPr>
        <w:t>המאבחן בוחר את שלב המפגש (Day 1 - 12 בלוקים, Day 2 - 4 בלוקים, או Day 14 - 4 בלוקים), מאמת את זמן ההשהיה (ברירת מחדל 25 שניות</w:t>
      </w:r>
      <w:del w:id="230" w:author="Yaki Grossman" w:date="2026-10-13T13:38:00Z" w16du:dateUtc="2026-10-13T10:38:00Z">
        <w:r w:rsidDel="00525351">
          <w:rPr>
            <w:color w:val="2D3748"/>
            <w:sz w:val="20"/>
          </w:rPr>
          <w:delText xml:space="preserve">), </w:delText>
        </w:r>
      </w:del>
      <w:ins w:id="231" w:author="Yaki Grossman" w:date="2026-10-13T13:38:00Z" w16du:dateUtc="2026-10-13T10:38:00Z">
        <w:r w:rsidR="00525351">
          <w:rPr>
            <w:color w:val="2D3748"/>
            <w:sz w:val="20"/>
          </w:rPr>
          <w:t>)</w:t>
        </w:r>
        <w:r w:rsidR="00525351">
          <w:rPr>
            <w:rFonts w:hint="cs"/>
            <w:color w:val="2D3748"/>
            <w:sz w:val="20"/>
          </w:rPr>
          <w:t>.</w:t>
        </w:r>
        <w:r w:rsidR="00525351">
          <w:rPr>
            <w:color w:val="2D3748"/>
            <w:sz w:val="20"/>
          </w:rPr>
          <w:t xml:space="preserve"> </w:t>
        </w:r>
      </w:ins>
      <w:commentRangeStart w:id="232"/>
      <w:del w:id="233" w:author="Yaki Grossman" w:date="2026-10-13T13:38:00Z" w16du:dateUtc="2026-10-13T10:38:00Z">
        <w:r w:rsidDel="00E051A0">
          <w:rPr>
            <w:color w:val="2D3748"/>
            <w:sz w:val="20"/>
          </w:rPr>
          <w:delText>וכיוון הכתיבה (מימין לשמאל בעברית).</w:delText>
        </w:r>
      </w:del>
      <w:commentRangeEnd w:id="232"/>
      <w:r w:rsidR="007D4CCD">
        <w:rPr>
          <w:rStyle w:val="CommentReference"/>
          <w:sz w:val="22"/>
          <w:szCs w:val="22"/>
        </w:rPr>
        <w:commentReference w:id="232"/>
      </w:r>
    </w:p>
    <w:p w14:paraId="150210A7" w14:textId="021DC07D" w:rsidR="00353DEA" w:rsidRDefault="000670DD" w:rsidP="006E75C0">
      <w:pPr>
        <w:spacing w:before="30" w:after="50"/>
        <w:ind w:right="360"/>
      </w:pPr>
      <w:r>
        <w:rPr>
          <w:b/>
          <w:color w:val="2B6CB0"/>
          <w:sz w:val="20"/>
        </w:rPr>
        <w:t xml:space="preserve">• </w:t>
      </w:r>
      <w:r>
        <w:rPr>
          <w:b/>
          <w:color w:val="1A365D"/>
          <w:sz w:val="20"/>
        </w:rPr>
        <w:t xml:space="preserve">שלב 3: צימוד מאובטח ב-PIN של 5 ספרות: </w:t>
      </w:r>
      <w:r>
        <w:rPr>
          <w:color w:val="2D3748"/>
          <w:sz w:val="20"/>
        </w:rPr>
        <w:t>המערכת מפיקה קוד PIN בן 5 ספרות (למשל: 84920). הטאבלט מופעל במצב Kiosk, התלמיד או המאבחן מקישים את הקוד, ונוצר ערוץ P2P WebRTC ישיר. מצלמת ה-</w:t>
      </w:r>
      <w:del w:id="234" w:author="Yaki Grossman" w:date="2026-10-13T19:16:00Z" w16du:dateUtc="2026-10-13T16:16:00Z">
        <w:r w:rsidDel="0024025D">
          <w:rPr>
            <w:color w:val="2D3748"/>
            <w:sz w:val="20"/>
          </w:rPr>
          <w:delText xml:space="preserve">USB </w:delText>
        </w:r>
      </w:del>
      <w:ins w:id="235" w:author="Yaki Grossman" w:date="2026-10-13T19:16:00Z" w16du:dateUtc="2026-10-13T16:16:00Z">
        <w:r w:rsidR="0024025D">
          <w:rPr>
            <w:color w:val="2D3748"/>
            <w:sz w:val="20"/>
            <w:rtl w:val="0"/>
          </w:rPr>
          <w:t>IP</w:t>
        </w:r>
        <w:r w:rsidR="0024025D">
          <w:rPr>
            <w:color w:val="2D3748"/>
            <w:sz w:val="20"/>
          </w:rPr>
          <w:t xml:space="preserve"> </w:t>
        </w:r>
      </w:ins>
      <w:r>
        <w:rPr>
          <w:color w:val="2D3748"/>
          <w:sz w:val="20"/>
        </w:rPr>
        <w:t>מכוילת ומוכנה להקלטה.</w:t>
      </w:r>
      <w:ins w:id="236" w:author="Yaki Grossman" w:date="2026-10-13T13:49:00Z" w16du:dateUtc="2026-10-13T10:49:00Z">
        <w:r w:rsidR="0085464A">
          <w:rPr>
            <w:rFonts w:hint="cs"/>
            <w:color w:val="2D3748"/>
            <w:sz w:val="20"/>
          </w:rPr>
          <w:t xml:space="preserve"> (רא</w:t>
        </w:r>
        <w:r w:rsidR="00514251">
          <w:rPr>
            <w:rFonts w:hint="cs"/>
            <w:color w:val="2D3748"/>
            <w:sz w:val="20"/>
          </w:rPr>
          <w:t>ה במסמך הנלווה הוראות</w:t>
        </w:r>
      </w:ins>
      <w:ins w:id="237" w:author="Yaki Grossman" w:date="2026-10-13T13:50:00Z" w16du:dateUtc="2026-10-13T10:50:00Z">
        <w:r w:rsidR="00514251">
          <w:rPr>
            <w:rFonts w:hint="cs"/>
            <w:color w:val="2D3748"/>
            <w:sz w:val="20"/>
          </w:rPr>
          <w:t xml:space="preserve"> לגבי הסט-אפ של המצלמה).</w:t>
        </w:r>
      </w:ins>
    </w:p>
    <w:p w14:paraId="0B458F3E" w14:textId="77777777" w:rsidR="00353DEA" w:rsidRDefault="000670DD" w:rsidP="006E75C0">
      <w:pPr>
        <w:spacing w:before="180" w:after="60"/>
      </w:pPr>
      <w:r>
        <w:rPr>
          <w:b/>
          <w:color w:val="2B6CB0"/>
          <w:sz w:val="23"/>
        </w:rPr>
        <w:t>5.2 תהליך השמעת הנחיות וסרטון הדגמה (Instruction &amp; Video Demo Workflow)</w:t>
      </w:r>
    </w:p>
    <w:p w14:paraId="069501D3" w14:textId="501C6864" w:rsidR="00353DEA" w:rsidRDefault="000670DD" w:rsidP="006E75C0">
      <w:pPr>
        <w:spacing w:before="30" w:after="50"/>
        <w:ind w:right="360"/>
      </w:pPr>
      <w:r>
        <w:rPr>
          <w:b/>
          <w:color w:val="2B6CB0"/>
          <w:sz w:val="20"/>
        </w:rPr>
        <w:t xml:space="preserve">• </w:t>
      </w:r>
      <w:r>
        <w:rPr>
          <w:b/>
          <w:color w:val="1A365D"/>
          <w:sz w:val="20"/>
        </w:rPr>
        <w:t xml:space="preserve">תסריט הנחיה רשמי (Verbatim Script): </w:t>
      </w:r>
      <w:del w:id="238" w:author="Yaki Grossman" w:date="2026-10-13T13:52:00Z" w16du:dateUtc="2026-10-13T10:52:00Z">
        <w:r w:rsidDel="00EF658F">
          <w:rPr>
            <w:color w:val="2D3748"/>
            <w:sz w:val="20"/>
          </w:rPr>
          <w:delText>המאבחן מקריא</w:delText>
        </w:r>
      </w:del>
      <w:ins w:id="239" w:author="Yaki Grossman" w:date="2026-10-13T13:52:00Z" w16du:dateUtc="2026-10-13T10:52:00Z">
        <w:r w:rsidR="00EF658F">
          <w:rPr>
            <w:rFonts w:hint="cs"/>
            <w:color w:val="2D3748"/>
            <w:sz w:val="20"/>
          </w:rPr>
          <w:t>יוצג במ</w:t>
        </w:r>
        <w:r w:rsidR="003470AD">
          <w:rPr>
            <w:rFonts w:hint="cs"/>
            <w:color w:val="2D3748"/>
            <w:sz w:val="20"/>
          </w:rPr>
          <w:t xml:space="preserve">סך הטאבלט </w:t>
        </w:r>
      </w:ins>
      <w:ins w:id="240" w:author="Yaki Grossman" w:date="2026-10-13T13:54:00Z" w16du:dateUtc="2026-10-13T10:54:00Z">
        <w:r w:rsidR="00903F11">
          <w:rPr>
            <w:color w:val="2D3748"/>
            <w:sz w:val="20"/>
            <w:rtl w:val="0"/>
          </w:rPr>
          <w:t>AVA</w:t>
        </w:r>
        <w:r w:rsidR="00B57079">
          <w:rPr>
            <w:color w:val="2D3748"/>
            <w:sz w:val="20"/>
            <w:rtl w:val="0"/>
          </w:rPr>
          <w:t>TAR</w:t>
        </w:r>
        <w:r w:rsidR="00B57079">
          <w:rPr>
            <w:rFonts w:hint="cs"/>
            <w:color w:val="2D3748"/>
            <w:sz w:val="20"/>
          </w:rPr>
          <w:t xml:space="preserve"> של מורה שיקרי</w:t>
        </w:r>
        <w:r w:rsidR="00B10F40">
          <w:rPr>
            <w:rFonts w:hint="cs"/>
            <w:color w:val="2D3748"/>
            <w:sz w:val="20"/>
          </w:rPr>
          <w:t xml:space="preserve">א </w:t>
        </w:r>
      </w:ins>
      <w:ins w:id="241" w:author="Yaki Grossman" w:date="2026-10-13T13:52:00Z" w16du:dateUtc="2026-10-13T10:52:00Z">
        <w:r w:rsidR="003470AD">
          <w:rPr>
            <w:rFonts w:hint="cs"/>
            <w:color w:val="2D3748"/>
            <w:sz w:val="20"/>
          </w:rPr>
          <w:t xml:space="preserve"> </w:t>
        </w:r>
      </w:ins>
      <w:r>
        <w:rPr>
          <w:color w:val="2D3748"/>
          <w:sz w:val="20"/>
        </w:rPr>
        <w:t xml:space="preserve"> לתלמיד את ההנחיה המדויקת המוצגת בכרטיסיית ההנחיות בקוקפיט</w:t>
      </w:r>
      <w:ins w:id="242" w:author="Yaki Grossman" w:date="2026-10-13T13:57:00Z" w16du:dateUtc="2026-10-13T10:57:00Z">
        <w:r w:rsidR="00F703D7">
          <w:rPr>
            <w:rFonts w:hint="cs"/>
            <w:color w:val="2D3748"/>
            <w:sz w:val="20"/>
          </w:rPr>
          <w:t xml:space="preserve">. תוך כדי ההקראה יוצגו על גבי המסך </w:t>
        </w:r>
      </w:ins>
      <w:ins w:id="243" w:author="Yaki Grossman" w:date="2026-10-13T13:58:00Z" w16du:dateUtc="2026-10-13T10:58:00Z">
        <w:r w:rsidR="008372FA">
          <w:rPr>
            <w:rFonts w:hint="cs"/>
            <w:color w:val="2D3748"/>
            <w:sz w:val="20"/>
          </w:rPr>
          <w:t xml:space="preserve">באנימציה </w:t>
        </w:r>
      </w:ins>
      <w:ins w:id="244" w:author="Yaki Grossman" w:date="2026-10-13T13:57:00Z" w16du:dateUtc="2026-10-13T10:57:00Z">
        <w:r w:rsidR="00F703D7">
          <w:rPr>
            <w:rFonts w:hint="cs"/>
            <w:color w:val="2D3748"/>
            <w:sz w:val="20"/>
          </w:rPr>
          <w:t>הדוגמאות הרלבנטיות</w:t>
        </w:r>
        <w:r w:rsidR="008372FA">
          <w:rPr>
            <w:rFonts w:hint="cs"/>
            <w:color w:val="2D3748"/>
            <w:sz w:val="20"/>
          </w:rPr>
          <w:t xml:space="preserve"> לקטע ההנחיה</w:t>
        </w:r>
      </w:ins>
      <w:del w:id="245" w:author="Yaki Grossman" w:date="2026-10-13T13:57:00Z" w16du:dateUtc="2026-10-13T10:57:00Z">
        <w:r w:rsidDel="00BA3C93">
          <w:rPr>
            <w:color w:val="2D3748"/>
            <w:sz w:val="20"/>
          </w:rPr>
          <w:delText>:</w:delText>
        </w:r>
      </w:del>
      <w:r>
        <w:rPr>
          <w:color w:val="2D3748"/>
          <w:sz w:val="20"/>
        </w:rPr>
        <w:br/>
        <w:t xml:space="preserve">'היום נלמד לכתוב אות מומצאת על לוח </w:t>
      </w:r>
      <w:ins w:id="246" w:author="Yaki Grossman" w:date="2026-10-13T13:55:00Z" w16du:dateUtc="2026-10-13T10:55:00Z">
        <w:r w:rsidR="00A23A5C">
          <w:rPr>
            <w:rFonts w:hint="cs"/>
            <w:color w:val="2D3748"/>
            <w:sz w:val="20"/>
          </w:rPr>
          <w:t xml:space="preserve">בלוקים </w:t>
        </w:r>
      </w:ins>
      <w:r>
        <w:rPr>
          <w:color w:val="2D3748"/>
          <w:sz w:val="20"/>
        </w:rPr>
        <w:t xml:space="preserve">מיוחד, בשורות במחברת </w:t>
      </w:r>
      <w:del w:id="247" w:author="Yaki Grossman" w:date="2026-10-13T13:56:00Z" w16du:dateUtc="2026-10-13T10:56:00Z">
        <w:r w:rsidDel="00793CD9">
          <w:rPr>
            <w:color w:val="2D3748"/>
            <w:sz w:val="20"/>
          </w:rPr>
          <w:delText>ועל דפים</w:delText>
        </w:r>
      </w:del>
      <w:ins w:id="248" w:author="Yaki Grossman" w:date="2026-10-13T13:56:00Z" w16du:dateUtc="2026-10-13T10:56:00Z">
        <w:r w:rsidR="00793CD9">
          <w:rPr>
            <w:rFonts w:hint="cs"/>
            <w:color w:val="2D3748"/>
            <w:sz w:val="20"/>
          </w:rPr>
          <w:t>שתוצג על המסך</w:t>
        </w:r>
      </w:ins>
      <w:r>
        <w:rPr>
          <w:color w:val="2D3748"/>
          <w:sz w:val="20"/>
        </w:rPr>
        <w:t>.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w:t>
      </w:r>
      <w:ins w:id="249" w:author="Yaki Grossman" w:date="2026-10-13T13:59:00Z" w16du:dateUtc="2026-10-13T10:59:00Z">
        <w:r w:rsidR="00CB45DE">
          <w:rPr>
            <w:rFonts w:hint="cs"/>
            <w:color w:val="2D3748"/>
            <w:sz w:val="20"/>
          </w:rPr>
          <w:t xml:space="preserve"> (או באנ</w:t>
        </w:r>
        <w:r w:rsidR="004E6195">
          <w:rPr>
            <w:rFonts w:hint="cs"/>
            <w:color w:val="2D3748"/>
            <w:sz w:val="20"/>
          </w:rPr>
          <w:t xml:space="preserve">גלית </w:t>
        </w:r>
        <w:r w:rsidR="004E6195">
          <w:rPr>
            <w:color w:val="2D3748"/>
            <w:sz w:val="20"/>
            <w:rtl w:val="0"/>
          </w:rPr>
          <w:t>left to right</w:t>
        </w:r>
        <w:r w:rsidR="004E6195">
          <w:rPr>
            <w:rFonts w:hint="cs"/>
            <w:color w:val="2D3748"/>
            <w:sz w:val="20"/>
          </w:rPr>
          <w:t>)</w:t>
        </w:r>
      </w:ins>
      <w:r>
        <w:rPr>
          <w:color w:val="2D3748"/>
          <w:sz w:val="20"/>
        </w:rPr>
        <w:t xml:space="preserve"> 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w:t>
      </w:r>
      <w:del w:id="250" w:author="Yaki Grossman" w:date="2026-10-13T14:00:00Z" w16du:dateUtc="2026-10-13T11:00:00Z">
        <w:r w:rsidDel="007304E9">
          <w:rPr>
            <w:color w:val="2D3748"/>
            <w:sz w:val="20"/>
          </w:rPr>
          <w:delText>העפרון פה (מראים לו את הבית של העפרון)</w:delText>
        </w:r>
      </w:del>
      <w:ins w:id="251" w:author="Yaki Grossman" w:date="2026-10-13T14:00:00Z" w16du:dateUtc="2026-10-13T11:00:00Z">
        <w:r w:rsidR="007304E9">
          <w:rPr>
            <w:rFonts w:hint="cs"/>
            <w:color w:val="2D3748"/>
            <w:sz w:val="20"/>
          </w:rPr>
          <w:t xml:space="preserve">העט </w:t>
        </w:r>
        <w:r w:rsidR="00341682">
          <w:rPr>
            <w:rFonts w:hint="cs"/>
            <w:color w:val="2D3748"/>
            <w:sz w:val="20"/>
          </w:rPr>
          <w:t>לצד הטאבלט</w:t>
        </w:r>
      </w:ins>
      <w:r>
        <w:rPr>
          <w:color w:val="2D3748"/>
          <w:sz w:val="20"/>
        </w:rPr>
        <w:t xml:space="preserve"> ולחץ על הכפתור 'בלוק הבא' (</w:t>
      </w:r>
      <w:del w:id="252" w:author="Yaki Grossman" w:date="2026-10-13T14:01:00Z" w16du:dateUtc="2026-10-13T11:01:00Z">
        <w:r w:rsidDel="00D1485A">
          <w:rPr>
            <w:color w:val="2D3748"/>
            <w:sz w:val="20"/>
          </w:rPr>
          <w:delText xml:space="preserve">כפתור </w:delText>
        </w:r>
      </w:del>
      <w:ins w:id="253" w:author="Yaki Grossman" w:date="2026-10-13T14:01:00Z" w16du:dateUtc="2026-10-13T11:01:00Z">
        <w:r w:rsidR="00D1485A">
          <w:rPr>
            <w:rFonts w:hint="cs"/>
            <w:color w:val="2D3748"/>
            <w:sz w:val="20"/>
          </w:rPr>
          <w:t xml:space="preserve">שיופיע </w:t>
        </w:r>
      </w:ins>
      <w:r>
        <w:rPr>
          <w:color w:val="2D3748"/>
          <w:sz w:val="20"/>
        </w:rPr>
        <w:t xml:space="preserve">בצבע ירוק) ואז נעבור לתרגל </w:t>
      </w:r>
      <w:r>
        <w:rPr>
          <w:color w:val="2D3748"/>
          <w:sz w:val="20"/>
        </w:rPr>
        <w:lastRenderedPageBreak/>
        <w:t>בשכונה חדשה. כך תלמד לכתוב. זה ממש כיף. אבל קודם נראה סרטון שמדגים איך עושים את זה ואז נעשה נסיון. האם אתה מוכן?'</w:t>
      </w:r>
    </w:p>
    <w:p w14:paraId="1D73B1A4" w14:textId="1268FD02" w:rsidR="00353DEA" w:rsidRDefault="000670DD" w:rsidP="006E75C0">
      <w:pPr>
        <w:spacing w:before="30" w:after="50"/>
        <w:ind w:right="360"/>
      </w:pPr>
      <w:r>
        <w:rPr>
          <w:b/>
          <w:color w:val="2B6CB0"/>
          <w:sz w:val="20"/>
        </w:rPr>
        <w:t xml:space="preserve">• </w:t>
      </w:r>
      <w:ins w:id="254" w:author="Yaki Grossman" w:date="2026-10-13T14:02:00Z" w16du:dateUtc="2026-10-13T11:02:00Z">
        <w:r w:rsidR="00912FF9">
          <w:rPr>
            <w:rFonts w:hint="cs"/>
            <w:b/>
            <w:color w:val="2B6CB0"/>
            <w:sz w:val="20"/>
          </w:rPr>
          <w:t xml:space="preserve">הצגת </w:t>
        </w:r>
      </w:ins>
      <w:r>
        <w:rPr>
          <w:b/>
          <w:color w:val="1A365D"/>
          <w:sz w:val="20"/>
        </w:rPr>
        <w:t xml:space="preserve">סרטון הדגמה פותח (20 Seconds Video): </w:t>
      </w:r>
      <w:r>
        <w:rPr>
          <w:color w:val="2D3748"/>
          <w:sz w:val="20"/>
        </w:rPr>
        <w:t>לפני הצגת דף הכתיבה הראשון, מופעל בטאבלט התלמיד סרטון הדגמה בן 20 שניות המציג יד המציירת את האות המומצאת בקו אחד רציף ובכיוון הנכון.</w:t>
      </w:r>
    </w:p>
    <w:p w14:paraId="7A72A253" w14:textId="77777777" w:rsidR="00353DEA" w:rsidRDefault="000670DD" w:rsidP="006E75C0">
      <w:pPr>
        <w:spacing w:before="30" w:after="50"/>
        <w:ind w:right="360"/>
      </w:pPr>
      <w:r>
        <w:rPr>
          <w:b/>
          <w:color w:val="2B6CB0"/>
          <w:sz w:val="20"/>
        </w:rPr>
        <w:t xml:space="preserve">• </w:t>
      </w:r>
      <w:r>
        <w:rPr>
          <w:b/>
          <w:color w:val="1A365D"/>
          <w:sz w:val="20"/>
        </w:rPr>
        <w:t xml:space="preserve">חזרה על משפט המפתח: </w:t>
      </w:r>
      <w:r>
        <w:rPr>
          <w:color w:val="2D3748"/>
          <w:sz w:val="20"/>
        </w:rPr>
        <w:t>עם סיום הסרטון, המאבחן חוזר על משפט המפתח: 'זכור/זכרי לכתוב כל אות בקו אחד הכי מהר והכי מדוייק שאתה יכול!'.</w:t>
      </w:r>
    </w:p>
    <w:p w14:paraId="1ACA4620" w14:textId="77777777" w:rsidR="00353DEA" w:rsidRDefault="000670DD" w:rsidP="006E75C0">
      <w:pPr>
        <w:spacing w:before="180" w:after="60"/>
      </w:pPr>
      <w:r>
        <w:rPr>
          <w:b/>
          <w:color w:val="2B6CB0"/>
          <w:sz w:val="23"/>
        </w:rPr>
        <w:t>5.3 תהליך בלוק חימום ותרגול (Warm-up Block)</w:t>
      </w:r>
    </w:p>
    <w:p w14:paraId="5CF0EE26" w14:textId="2EA5CE92" w:rsidR="00353DEA" w:rsidRDefault="000670DD" w:rsidP="006E75C0">
      <w:pPr>
        <w:spacing w:before="40" w:after="80"/>
      </w:pPr>
      <w:r>
        <w:rPr>
          <w:color w:val="2D3748"/>
          <w:sz w:val="20"/>
        </w:rPr>
        <w:t>המערכת מציגה דף</w:t>
      </w:r>
      <w:ins w:id="255" w:author="Yaki Grossman" w:date="2026-10-13T14:02:00Z" w16du:dateUtc="2026-10-13T11:02:00Z">
        <w:r w:rsidR="007440E5">
          <w:rPr>
            <w:rFonts w:hint="cs"/>
            <w:color w:val="2D3748"/>
            <w:sz w:val="20"/>
          </w:rPr>
          <w:t xml:space="preserve"> בלוק</w:t>
        </w:r>
      </w:ins>
      <w:r>
        <w:rPr>
          <w:color w:val="2D3748"/>
          <w:sz w:val="20"/>
        </w:rPr>
        <w:t xml:space="preserve"> חימום ותרגול ראשוני המאפשר לילד להתנסות במשטח ובעט. דף זה כולל שורה אחת של בתים ואינו נכלל בחישוב הציונים והמדדים המחקריים, אלא משמש להפגת חרדה וכיול טכני בלבד.</w:t>
      </w:r>
    </w:p>
    <w:p w14:paraId="21ED0E4F" w14:textId="77777777" w:rsidR="00353DEA" w:rsidRDefault="000670DD" w:rsidP="006E75C0">
      <w:pPr>
        <w:spacing w:before="180" w:after="60"/>
      </w:pPr>
      <w:r>
        <w:rPr>
          <w:b/>
          <w:color w:val="2B6CB0"/>
          <w:sz w:val="23"/>
        </w:rPr>
        <w:t>5.4 תהליך ביצוע בלוק פעיל ומנגנון נעילה קדימה (Forward-Only Active Block)</w:t>
      </w:r>
    </w:p>
    <w:p w14:paraId="1E4AB2C2" w14:textId="1C0B8B34" w:rsidR="00353DEA" w:rsidRDefault="000670DD" w:rsidP="006E75C0">
      <w:pPr>
        <w:spacing w:before="30" w:after="50"/>
        <w:ind w:right="360"/>
      </w:pPr>
      <w:r>
        <w:rPr>
          <w:b/>
          <w:color w:val="2B6CB0"/>
          <w:sz w:val="20"/>
        </w:rPr>
        <w:t xml:space="preserve">• </w:t>
      </w:r>
      <w:r>
        <w:rPr>
          <w:b/>
          <w:color w:val="1A365D"/>
          <w:sz w:val="20"/>
        </w:rPr>
        <w:t xml:space="preserve">רינדור קנבס 3x5: </w:t>
      </w:r>
      <w:r>
        <w:rPr>
          <w:color w:val="2D3748"/>
          <w:sz w:val="20"/>
        </w:rPr>
        <w:t>מוצגות 3 שורות (רחובות), בכל שורה 5 קוביות (בתים), סך הכל 15 בתים. כיוון המילוי</w:t>
      </w:r>
      <w:ins w:id="256" w:author="Yaki Grossman" w:date="2026-10-13T14:03:00Z" w16du:dateUtc="2026-10-13T11:03:00Z">
        <w:r w:rsidR="003D6F8C">
          <w:rPr>
            <w:rFonts w:hint="cs"/>
            <w:color w:val="2D3748"/>
            <w:sz w:val="20"/>
          </w:rPr>
          <w:t xml:space="preserve"> בשפה העברי</w:t>
        </w:r>
      </w:ins>
      <w:ins w:id="257" w:author="Yaki Grossman" w:date="2026-10-13T14:04:00Z" w16du:dateUtc="2026-10-13T11:04:00Z">
        <w:r w:rsidR="003D6F8C">
          <w:rPr>
            <w:rFonts w:hint="cs"/>
            <w:color w:val="2D3748"/>
            <w:sz w:val="20"/>
          </w:rPr>
          <w:t>ת</w:t>
        </w:r>
      </w:ins>
      <w:r>
        <w:rPr>
          <w:color w:val="2D3748"/>
          <w:sz w:val="20"/>
        </w:rPr>
        <w:t xml:space="preserve"> מימין לשמאל.</w:t>
      </w:r>
      <w:ins w:id="258" w:author="Yaki Grossman" w:date="2026-10-13T14:04:00Z" w16du:dateUtc="2026-10-13T11:04:00Z">
        <w:r w:rsidR="00996653">
          <w:rPr>
            <w:rFonts w:hint="cs"/>
            <w:color w:val="2D3748"/>
            <w:sz w:val="20"/>
          </w:rPr>
          <w:t xml:space="preserve"> בשפה האנגלית הבלוק הוא תמונת ראי לבלוק בעברית וכיוון המילוי הוא </w:t>
        </w:r>
        <w:r w:rsidR="00172148">
          <w:rPr>
            <w:rFonts w:hint="cs"/>
            <w:color w:val="2D3748"/>
            <w:sz w:val="20"/>
          </w:rPr>
          <w:t>משמאל לימין.</w:t>
        </w:r>
      </w:ins>
    </w:p>
    <w:p w14:paraId="32B88FF3" w14:textId="77777777" w:rsidR="00353DEA" w:rsidRDefault="000670DD" w:rsidP="006E75C0">
      <w:pPr>
        <w:spacing w:before="30" w:after="50"/>
        <w:ind w:right="360"/>
      </w:pPr>
      <w:r>
        <w:rPr>
          <w:b/>
          <w:color w:val="2B6CB0"/>
          <w:sz w:val="20"/>
        </w:rPr>
        <w:t xml:space="preserve">• </w:t>
      </w:r>
      <w:r>
        <w:rPr>
          <w:b/>
          <w:color w:val="1A365D"/>
          <w:sz w:val="20"/>
        </w:rPr>
        <w:t xml:space="preserve">מנגנון Forward-Only Dynamic Lock: </w:t>
      </w:r>
      <w:r>
        <w:rPr>
          <w:color w:val="2D3748"/>
          <w:sz w:val="20"/>
        </w:rPr>
        <w:t>הילד נדרש לכתוב ברצף מבית 1 ועד בית 15. אם הילד דילג על בית (למשל מילא את בית 1 ודילג ישירות לבית 3), המערכת נועלת מיידית את בית 2 מפני כתיבה ומסמנת אותו כשגיאת דילוג. אין אפשרות לחזור אחורה ולתקן.</w:t>
      </w:r>
    </w:p>
    <w:p w14:paraId="6D771E16" w14:textId="3DDA3A6E" w:rsidR="00353DEA" w:rsidRDefault="000670DD" w:rsidP="006E75C0">
      <w:pPr>
        <w:spacing w:before="30" w:after="50"/>
        <w:ind w:right="360"/>
      </w:pPr>
      <w:r>
        <w:rPr>
          <w:b/>
          <w:color w:val="2B6CB0"/>
          <w:sz w:val="20"/>
        </w:rPr>
        <w:t xml:space="preserve">• </w:t>
      </w:r>
      <w:r>
        <w:rPr>
          <w:b/>
          <w:color w:val="1A365D"/>
          <w:sz w:val="20"/>
        </w:rPr>
        <w:t xml:space="preserve">שיקוף חי בקוקפיט (80% Live Mirror): </w:t>
      </w:r>
      <w:r>
        <w:rPr>
          <w:color w:val="2D3748"/>
          <w:sz w:val="20"/>
        </w:rPr>
        <w:t xml:space="preserve">עמדת המאבחן משקפת בזמן אמת את תנועת העט, כולל מפת צבעי לחץ (ירוק=קל, כחול=בינוני, אדום=חזק) וסמן ריחוף (Hover) </w:t>
      </w:r>
      <w:ins w:id="259" w:author="Yaki Grossman" w:date="2026-10-13T14:05:00Z" w16du:dateUtc="2026-10-13T11:05:00Z">
        <w:r w:rsidR="00172148">
          <w:rPr>
            <w:rFonts w:hint="cs"/>
            <w:color w:val="2D3748"/>
            <w:sz w:val="20"/>
          </w:rPr>
          <w:t xml:space="preserve">בקו צהוב </w:t>
        </w:r>
      </w:ins>
      <w:r>
        <w:rPr>
          <w:color w:val="2D3748"/>
          <w:sz w:val="20"/>
        </w:rPr>
        <w:t>כאשר העט מעל המשטח.</w:t>
      </w:r>
      <w:ins w:id="260" w:author="Yaki Grossman" w:date="2026-10-13T14:05:00Z" w16du:dateUtc="2026-10-13T11:05:00Z">
        <w:r w:rsidR="001D1369">
          <w:rPr>
            <w:rFonts w:hint="cs"/>
            <w:color w:val="2D3748"/>
            <w:sz w:val="20"/>
          </w:rPr>
          <w:t xml:space="preserve"> (ראה התייחסות במסמך הנספח).</w:t>
        </w:r>
      </w:ins>
    </w:p>
    <w:p w14:paraId="0DCA36C5" w14:textId="77777777" w:rsidR="00353DEA" w:rsidRDefault="000670DD" w:rsidP="006E75C0">
      <w:pPr>
        <w:spacing w:before="180" w:after="60"/>
      </w:pPr>
      <w:r>
        <w:rPr>
          <w:b/>
          <w:color w:val="2B6CB0"/>
          <w:sz w:val="23"/>
        </w:rPr>
        <w:t>5.5 תהליך סיום בלוק, השהיית קונסולידציה וחזרה על בלוק (Consolidation &amp; Repeat)</w:t>
      </w:r>
    </w:p>
    <w:p w14:paraId="21A3D1F3" w14:textId="77777777" w:rsidR="00353DEA" w:rsidRDefault="000670DD" w:rsidP="006E75C0">
      <w:pPr>
        <w:spacing w:before="30" w:after="50"/>
        <w:ind w:right="360"/>
      </w:pPr>
      <w:r>
        <w:rPr>
          <w:b/>
          <w:color w:val="2B6CB0"/>
          <w:sz w:val="20"/>
        </w:rPr>
        <w:t xml:space="preserve">• </w:t>
      </w:r>
      <w:r>
        <w:rPr>
          <w:b/>
          <w:color w:val="1A365D"/>
          <w:sz w:val="20"/>
        </w:rPr>
        <w:t xml:space="preserve">תנאי סיום הבלוק: </w:t>
      </w:r>
      <w:r>
        <w:rPr>
          <w:color w:val="2D3748"/>
          <w:sz w:val="20"/>
        </w:rPr>
        <w:t>הבלוק מסתיים כאשר הילד משלים את כל 15 הבתים, או כאשר מופעל Timeout של 20 שניות אי-פעילות, או 30 שניות לאחר השלמת האות ה-15.</w:t>
      </w:r>
    </w:p>
    <w:p w14:paraId="24BA1B77" w14:textId="3DD42341" w:rsidR="00353DEA" w:rsidRDefault="000670DD" w:rsidP="006E75C0">
      <w:pPr>
        <w:spacing w:before="30" w:after="50"/>
        <w:ind w:right="360"/>
      </w:pPr>
      <w:r>
        <w:rPr>
          <w:b/>
          <w:color w:val="2B6CB0"/>
          <w:sz w:val="20"/>
        </w:rPr>
        <w:t xml:space="preserve">• </w:t>
      </w:r>
      <w:r>
        <w:rPr>
          <w:b/>
          <w:color w:val="1A365D"/>
          <w:sz w:val="20"/>
        </w:rPr>
        <w:t xml:space="preserve">מנורת אזהרה למאבחן: </w:t>
      </w:r>
      <w:r>
        <w:rPr>
          <w:color w:val="2D3748"/>
          <w:sz w:val="20"/>
        </w:rPr>
        <w:t xml:space="preserve">במצב השהיית סיום או חוסר פעילות, </w:t>
      </w:r>
      <w:del w:id="261" w:author="Yaki Grossman" w:date="2026-10-13T14:07:00Z" w16du:dateUtc="2026-10-13T11:07:00Z">
        <w:r w:rsidDel="003F79D9">
          <w:rPr>
            <w:color w:val="2D3748"/>
            <w:sz w:val="20"/>
          </w:rPr>
          <w:delText>מהבהבת בקוקפיט תווית אזהרה: 'המערכת ממתינה לתגובתך...'</w:delText>
        </w:r>
      </w:del>
      <w:ins w:id="262" w:author="Yaki Grossman" w:date="2026-10-13T14:07:00Z" w16du:dateUtc="2026-10-13T11:07:00Z">
        <w:r w:rsidR="003F79D9">
          <w:rPr>
            <w:rFonts w:hint="cs"/>
            <w:color w:val="2D3748"/>
            <w:sz w:val="20"/>
          </w:rPr>
          <w:t xml:space="preserve">כפתור ה </w:t>
        </w:r>
        <w:r w:rsidR="003F79D9">
          <w:rPr>
            <w:color w:val="2D3748"/>
            <w:sz w:val="20"/>
            <w:rtl w:val="0"/>
          </w:rPr>
          <w:t>MANUAL FINISH</w:t>
        </w:r>
        <w:r w:rsidR="003F79D9">
          <w:rPr>
            <w:rFonts w:hint="cs"/>
            <w:color w:val="2D3748"/>
            <w:sz w:val="20"/>
          </w:rPr>
          <w:t xml:space="preserve"> יהבה</w:t>
        </w:r>
        <w:r w:rsidR="00825AA4">
          <w:rPr>
            <w:rFonts w:hint="cs"/>
            <w:color w:val="2D3748"/>
            <w:sz w:val="20"/>
          </w:rPr>
          <w:t>ב כדי לסמן למאבח</w:t>
        </w:r>
      </w:ins>
      <w:ins w:id="263" w:author="Yaki Grossman" w:date="2026-10-13T14:08:00Z" w16du:dateUtc="2026-10-13T11:08:00Z">
        <w:r w:rsidR="00825AA4">
          <w:rPr>
            <w:rFonts w:hint="cs"/>
            <w:color w:val="2D3748"/>
            <w:sz w:val="20"/>
          </w:rPr>
          <w:t xml:space="preserve">ן </w:t>
        </w:r>
      </w:ins>
      <w:r>
        <w:rPr>
          <w:color w:val="2D3748"/>
          <w:sz w:val="20"/>
        </w:rPr>
        <w:t>. המאבחן יכול ללחוץ על סיום ידני או להמתין</w:t>
      </w:r>
      <w:ins w:id="264" w:author="Yaki Grossman" w:date="2026-10-13T14:08:00Z" w16du:dateUtc="2026-10-13T11:08:00Z">
        <w:r w:rsidR="001C616D">
          <w:rPr>
            <w:rFonts w:hint="cs"/>
            <w:color w:val="2D3748"/>
            <w:sz w:val="20"/>
          </w:rPr>
          <w:t xml:space="preserve"> או לבחור ב </w:t>
        </w:r>
        <w:r w:rsidR="001C616D">
          <w:rPr>
            <w:color w:val="2D3748"/>
            <w:sz w:val="20"/>
            <w:rtl w:val="0"/>
          </w:rPr>
          <w:t>REPEAT BL</w:t>
        </w:r>
      </w:ins>
      <w:ins w:id="265" w:author="Yaki Grossman" w:date="2026-10-13T14:09:00Z" w16du:dateUtc="2026-10-13T11:09:00Z">
        <w:r w:rsidR="001C616D">
          <w:rPr>
            <w:color w:val="2D3748"/>
            <w:sz w:val="20"/>
            <w:rtl w:val="0"/>
          </w:rPr>
          <w:t>OCK</w:t>
        </w:r>
        <w:r w:rsidR="00105D69">
          <w:rPr>
            <w:rFonts w:hint="cs"/>
            <w:color w:val="2D3748"/>
            <w:sz w:val="20"/>
          </w:rPr>
          <w:t>.</w:t>
        </w:r>
      </w:ins>
      <w:del w:id="266" w:author="Yaki Grossman" w:date="2026-10-13T14:08:00Z" w16du:dateUtc="2026-10-13T11:08:00Z">
        <w:r w:rsidDel="001C616D">
          <w:rPr>
            <w:color w:val="2D3748"/>
            <w:sz w:val="20"/>
          </w:rPr>
          <w:delText>.</w:delText>
        </w:r>
      </w:del>
    </w:p>
    <w:p w14:paraId="12BC62F3" w14:textId="77777777" w:rsidR="00353DEA" w:rsidRDefault="000670DD" w:rsidP="006E75C0">
      <w:pPr>
        <w:spacing w:before="30" w:after="50"/>
        <w:ind w:right="360"/>
      </w:pPr>
      <w:r>
        <w:rPr>
          <w:b/>
          <w:color w:val="2B6CB0"/>
          <w:sz w:val="20"/>
        </w:rPr>
        <w:t xml:space="preserve">• </w:t>
      </w:r>
      <w:r>
        <w:rPr>
          <w:b/>
          <w:color w:val="1A365D"/>
          <w:sz w:val="20"/>
        </w:rPr>
        <w:t xml:space="preserve">פונקציית Repeat Block קריטית: </w:t>
      </w:r>
      <w:r>
        <w:rPr>
          <w:color w:val="2D3748"/>
          <w:sz w:val="20"/>
        </w:rPr>
        <w:t>אם אירעה הפרעה חיצונית (צלצול בית ספר, יציאה לשירותים, תקלת עט, רעש חריג), המאבחן לוחץ על כפתור [Repeat Block]. הבלוק הנוכחי מבוטל ומסומן בבסיס הנתונים כפסול עקב הפרעה, והמערכת מאתחלת את אותו הבלוק מחדש במלואו.</w:t>
      </w:r>
    </w:p>
    <w:p w14:paraId="602CB906" w14:textId="7CA8AF10" w:rsidR="00353DEA" w:rsidRDefault="000670DD" w:rsidP="006E75C0">
      <w:pPr>
        <w:spacing w:before="30" w:after="50"/>
        <w:ind w:right="360"/>
      </w:pPr>
      <w:r>
        <w:rPr>
          <w:b/>
          <w:color w:val="2B6CB0"/>
          <w:sz w:val="20"/>
        </w:rPr>
        <w:t xml:space="preserve">• </w:t>
      </w:r>
      <w:r>
        <w:rPr>
          <w:b/>
          <w:color w:val="1A365D"/>
          <w:sz w:val="20"/>
        </w:rPr>
        <w:t xml:space="preserve">השהיית קונסולידציה (20-30 Seconds Delay): </w:t>
      </w:r>
      <w:r>
        <w:rPr>
          <w:color w:val="2D3748"/>
          <w:sz w:val="20"/>
        </w:rPr>
        <w:t xml:space="preserve">במעבר התקין בין בלוקים, מופעל טיימר השהיה של 20–30 שניות. הילד מניח את העט </w:t>
      </w:r>
      <w:del w:id="267" w:author="Yaki Grossman" w:date="2026-10-13T13:24:00Z" w16du:dateUtc="2026-10-13T10:24:00Z">
        <w:r w:rsidDel="00B3459F">
          <w:rPr>
            <w:color w:val="2D3748"/>
            <w:sz w:val="20"/>
          </w:rPr>
          <w:delText>ב'בית העפרון'</w:delText>
        </w:r>
      </w:del>
      <w:ins w:id="268" w:author="Yaki Grossman" w:date="2026-10-13T13:24:00Z" w16du:dateUtc="2026-10-13T10:24:00Z">
        <w:r w:rsidR="00B3459F">
          <w:rPr>
            <w:rFonts w:hint="cs"/>
            <w:color w:val="2D3748"/>
            <w:sz w:val="20"/>
          </w:rPr>
          <w:t>לצד הטאבלט</w:t>
        </w:r>
      </w:ins>
      <w:r>
        <w:rPr>
          <w:color w:val="2D3748"/>
          <w:sz w:val="20"/>
        </w:rPr>
        <w:t xml:space="preserve">. הנחת העט והרמתו מעניקות שניות של הפסקה קוגניטיבית ומוטורית הקריטית לתהליך גיבוש הזיכרון (Motor Memory Consolidation). בתום ההשהיה הילד </w:t>
      </w:r>
      <w:del w:id="269" w:author="Yaki Grossman" w:date="2026-10-13T13:25:00Z" w16du:dateUtc="2026-10-13T10:25:00Z">
        <w:r w:rsidDel="00F97DF2">
          <w:rPr>
            <w:color w:val="2D3748"/>
            <w:sz w:val="20"/>
          </w:rPr>
          <w:delText xml:space="preserve">לוחץ </w:delText>
        </w:r>
      </w:del>
      <w:ins w:id="270" w:author="Yaki Grossman" w:date="2026-10-13T13:25:00Z" w16du:dateUtc="2026-10-13T10:25:00Z">
        <w:r w:rsidR="00F97DF2">
          <w:rPr>
            <w:rFonts w:hint="cs"/>
            <w:color w:val="2D3748"/>
            <w:sz w:val="20"/>
          </w:rPr>
          <w:t>מרי</w:t>
        </w:r>
        <w:r w:rsidR="000F025C">
          <w:rPr>
            <w:rFonts w:hint="cs"/>
            <w:color w:val="2D3748"/>
            <w:sz w:val="20"/>
          </w:rPr>
          <w:t>ם את העט ומקליק</w:t>
        </w:r>
        <w:r w:rsidR="00F97DF2">
          <w:rPr>
            <w:color w:val="2D3748"/>
            <w:sz w:val="20"/>
          </w:rPr>
          <w:t xml:space="preserve"> </w:t>
        </w:r>
      </w:ins>
      <w:r>
        <w:rPr>
          <w:color w:val="2D3748"/>
          <w:sz w:val="20"/>
        </w:rPr>
        <w:t>על כפתור ירוק 'בלוק הבא' (או שהמאבחן מאשר</w:t>
      </w:r>
      <w:ins w:id="271" w:author="Yaki Grossman" w:date="2026-10-13T14:10:00Z" w16du:dateUtc="2026-10-13T11:10:00Z">
        <w:r w:rsidR="000B45E1">
          <w:rPr>
            <w:rFonts w:hint="cs"/>
            <w:color w:val="2D3748"/>
            <w:sz w:val="20"/>
          </w:rPr>
          <w:t xml:space="preserve"> מהקוקפיט</w:t>
        </w:r>
      </w:ins>
      <w:r>
        <w:rPr>
          <w:color w:val="2D3748"/>
          <w:sz w:val="20"/>
        </w:rPr>
        <w:t>).</w:t>
      </w:r>
      <w:ins w:id="272" w:author="Yaki Grossman" w:date="2026-10-13T13:26:00Z" w16du:dateUtc="2026-10-13T10:26:00Z">
        <w:r w:rsidR="00935D7A">
          <w:rPr>
            <w:rFonts w:hint="cs"/>
            <w:color w:val="2D3748"/>
            <w:sz w:val="20"/>
          </w:rPr>
          <w:t xml:space="preserve"> כשבלוק אינו מלא כפתור </w:t>
        </w:r>
        <w:r w:rsidR="00CC5650">
          <w:rPr>
            <w:rFonts w:hint="cs"/>
            <w:color w:val="2D3748"/>
            <w:sz w:val="20"/>
          </w:rPr>
          <w:t>[בלוק הבא] אינו מאו</w:t>
        </w:r>
      </w:ins>
      <w:ins w:id="273" w:author="Yaki Grossman" w:date="2026-10-13T13:27:00Z" w16du:dateUtc="2026-10-13T10:27:00Z">
        <w:r w:rsidR="00CC5650">
          <w:rPr>
            <w:rFonts w:hint="cs"/>
            <w:color w:val="2D3748"/>
            <w:sz w:val="20"/>
          </w:rPr>
          <w:t>פשר</w:t>
        </w:r>
      </w:ins>
      <w:ins w:id="274" w:author="Yaki Grossman" w:date="2026-10-13T13:28:00Z" w16du:dateUtc="2026-10-13T10:28:00Z">
        <w:r w:rsidR="00A01612">
          <w:rPr>
            <w:rFonts w:hint="cs"/>
            <w:color w:val="2D3748"/>
            <w:sz w:val="20"/>
          </w:rPr>
          <w:t>.</w:t>
        </w:r>
      </w:ins>
      <w:ins w:id="275" w:author="Yaki Grossman" w:date="2026-10-13T13:27:00Z" w16du:dateUtc="2026-10-13T10:27:00Z">
        <w:r w:rsidR="00C505E0">
          <w:rPr>
            <w:rFonts w:hint="cs"/>
            <w:color w:val="2D3748"/>
            <w:sz w:val="20"/>
          </w:rPr>
          <w:t xml:space="preserve"> לחלופין</w:t>
        </w:r>
      </w:ins>
      <w:ins w:id="276" w:author="Yaki Grossman" w:date="2026-10-13T13:28:00Z" w16du:dateUtc="2026-10-13T10:28:00Z">
        <w:r w:rsidR="00A01612">
          <w:rPr>
            <w:rFonts w:hint="cs"/>
            <w:color w:val="2D3748"/>
            <w:sz w:val="20"/>
          </w:rPr>
          <w:t>,</w:t>
        </w:r>
      </w:ins>
      <w:ins w:id="277" w:author="Yaki Grossman" w:date="2026-10-13T13:27:00Z" w16du:dateUtc="2026-10-13T10:27:00Z">
        <w:r w:rsidR="00C505E0">
          <w:rPr>
            <w:rFonts w:hint="cs"/>
            <w:color w:val="2D3748"/>
            <w:sz w:val="20"/>
          </w:rPr>
          <w:t xml:space="preserve"> אפשר שהכפתור יוצג </w:t>
        </w:r>
        <w:r w:rsidR="00FD7B73">
          <w:rPr>
            <w:rFonts w:hint="cs"/>
            <w:color w:val="2D3748"/>
            <w:sz w:val="20"/>
          </w:rPr>
          <w:t>רק ב</w:t>
        </w:r>
      </w:ins>
      <w:ins w:id="278" w:author="Yaki Grossman" w:date="2026-10-13T13:28:00Z" w16du:dateUtc="2026-10-13T10:28:00Z">
        <w:r w:rsidR="00FD7B73">
          <w:rPr>
            <w:rFonts w:hint="cs"/>
            <w:color w:val="2D3748"/>
            <w:sz w:val="20"/>
          </w:rPr>
          <w:t>תום השהיי</w:t>
        </w:r>
        <w:r w:rsidR="00A01612">
          <w:rPr>
            <w:rFonts w:hint="cs"/>
            <w:color w:val="2D3748"/>
            <w:sz w:val="20"/>
          </w:rPr>
          <w:t>ת קונסולידציה.</w:t>
        </w:r>
      </w:ins>
    </w:p>
    <w:p w14:paraId="2EC31697" w14:textId="77777777" w:rsidR="00353DEA" w:rsidRDefault="000670DD" w:rsidP="006E75C0">
      <w:pPr>
        <w:spacing w:before="180" w:after="60"/>
      </w:pPr>
      <w:r>
        <w:rPr>
          <w:b/>
          <w:color w:val="2B6CB0"/>
          <w:sz w:val="23"/>
        </w:rPr>
        <w:t>5.6 פרוטוקול סדרת המפגשים ומשימת Transfer (Multi-Session &amp; DCD Transfer)</w:t>
      </w:r>
    </w:p>
    <w:p w14:paraId="0D46588E" w14:textId="0029C633" w:rsidR="00353DEA" w:rsidRDefault="000670DD" w:rsidP="006E75C0">
      <w:pPr>
        <w:spacing w:before="30" w:after="50"/>
        <w:ind w:right="360"/>
      </w:pPr>
      <w:r>
        <w:rPr>
          <w:b/>
          <w:color w:val="2B6CB0"/>
          <w:sz w:val="20"/>
        </w:rPr>
        <w:t xml:space="preserve">• </w:t>
      </w:r>
      <w:r>
        <w:rPr>
          <w:b/>
          <w:color w:val="1A365D"/>
          <w:sz w:val="20"/>
        </w:rPr>
        <w:t xml:space="preserve">מפגש ראשון (Day 1 - Acquisition): </w:t>
      </w:r>
      <w:r>
        <w:rPr>
          <w:color w:val="2D3748"/>
          <w:sz w:val="20"/>
        </w:rPr>
        <w:t xml:space="preserve">12 בלוקים (180 צורות). לאחר בלוק 4, המאבחן מציג סרטון של 20 שניות המדגים ביצוע במחברת ללא נקודות, הילד מבצע 4 </w:t>
      </w:r>
      <w:del w:id="279" w:author="Yaki Grossman" w:date="2026-10-13T14:12:00Z" w16du:dateUtc="2026-10-13T11:12:00Z">
        <w:r w:rsidDel="00AD70A6">
          <w:rPr>
            <w:color w:val="2D3748"/>
            <w:sz w:val="20"/>
          </w:rPr>
          <w:delText xml:space="preserve">בלוקים </w:delText>
        </w:r>
      </w:del>
      <w:ins w:id="280" w:author="Yaki Grossman" w:date="2026-10-13T14:12:00Z" w16du:dateUtc="2026-10-13T11:12:00Z">
        <w:r w:rsidR="00AD70A6">
          <w:rPr>
            <w:rFonts w:hint="cs"/>
            <w:color w:val="2D3748"/>
            <w:sz w:val="20"/>
          </w:rPr>
          <w:t>דפים</w:t>
        </w:r>
        <w:r w:rsidR="00AD70A6">
          <w:rPr>
            <w:color w:val="2D3748"/>
            <w:sz w:val="20"/>
          </w:rPr>
          <w:t xml:space="preserve"> </w:t>
        </w:r>
      </w:ins>
      <w:ins w:id="281" w:author="Yaki Grossman" w:date="2026-10-13T14:14:00Z" w16du:dateUtc="2026-10-13T11:14:00Z">
        <w:r w:rsidR="00C865C9">
          <w:rPr>
            <w:rFonts w:hint="cs"/>
            <w:color w:val="2D3748"/>
            <w:sz w:val="20"/>
          </w:rPr>
          <w:t xml:space="preserve">בתבנית </w:t>
        </w:r>
      </w:ins>
      <w:r>
        <w:rPr>
          <w:color w:val="2D3748"/>
          <w:sz w:val="20"/>
        </w:rPr>
        <w:t>במחברת</w:t>
      </w:r>
      <w:ins w:id="282" w:author="Yaki Grossman" w:date="2026-10-13T14:11:00Z" w16du:dateUtc="2026-10-13T11:11:00Z">
        <w:r w:rsidR="00023E80">
          <w:rPr>
            <w:rFonts w:hint="cs"/>
            <w:color w:val="2D3748"/>
            <w:sz w:val="20"/>
          </w:rPr>
          <w:t xml:space="preserve"> ה</w:t>
        </w:r>
      </w:ins>
      <w:ins w:id="283" w:author="Yaki Grossman" w:date="2026-10-13T14:12:00Z" w16du:dateUtc="2026-10-13T11:12:00Z">
        <w:r w:rsidR="00023E80">
          <w:rPr>
            <w:rFonts w:hint="cs"/>
            <w:color w:val="2D3748"/>
            <w:sz w:val="20"/>
          </w:rPr>
          <w:t>שורות שמוצגת על המס</w:t>
        </w:r>
        <w:r w:rsidR="00AD70A6">
          <w:rPr>
            <w:rFonts w:hint="cs"/>
            <w:color w:val="2D3748"/>
            <w:sz w:val="20"/>
          </w:rPr>
          <w:t>ך</w:t>
        </w:r>
      </w:ins>
      <w:del w:id="284" w:author="Yaki Grossman" w:date="2026-10-13T14:12:00Z" w16du:dateUtc="2026-10-13T11:12:00Z">
        <w:r w:rsidDel="00AD70A6">
          <w:rPr>
            <w:color w:val="2D3748"/>
            <w:sz w:val="20"/>
          </w:rPr>
          <w:delText xml:space="preserve">, </w:delText>
        </w:r>
      </w:del>
      <w:ins w:id="285" w:author="Yaki Grossman" w:date="2026-10-13T14:12:00Z" w16du:dateUtc="2026-10-13T11:12:00Z">
        <w:r w:rsidR="00AD70A6">
          <w:rPr>
            <w:rFonts w:hint="cs"/>
            <w:color w:val="2D3748"/>
            <w:sz w:val="20"/>
          </w:rPr>
          <w:t>. בין 2 הדפים הראשו</w:t>
        </w:r>
      </w:ins>
      <w:ins w:id="286" w:author="Yaki Grossman" w:date="2026-10-13T14:13:00Z" w16du:dateUtc="2026-10-13T11:13:00Z">
        <w:r w:rsidR="00AD70A6">
          <w:rPr>
            <w:rFonts w:hint="cs"/>
            <w:color w:val="2D3748"/>
            <w:sz w:val="20"/>
          </w:rPr>
          <w:t>נים שימלא</w:t>
        </w:r>
        <w:r w:rsidR="006837E9">
          <w:rPr>
            <w:rFonts w:hint="cs"/>
            <w:color w:val="2D3748"/>
            <w:sz w:val="20"/>
          </w:rPr>
          <w:t xml:space="preserve"> והשניים הבאים יוצג סרטון וידאו קצר המדגים </w:t>
        </w:r>
      </w:ins>
      <w:ins w:id="287" w:author="Yaki Grossman" w:date="2026-10-13T14:14:00Z" w16du:dateUtc="2026-10-13T11:14:00Z">
        <w:r w:rsidR="00FC6FE4">
          <w:rPr>
            <w:rFonts w:hint="cs"/>
            <w:color w:val="2D3748"/>
            <w:sz w:val="20"/>
          </w:rPr>
          <w:t>את המילוי בשורות המחברת</w:t>
        </w:r>
        <w:r w:rsidR="00FA3790">
          <w:rPr>
            <w:rFonts w:hint="cs"/>
            <w:color w:val="2D3748"/>
            <w:sz w:val="20"/>
          </w:rPr>
          <w:t>,</w:t>
        </w:r>
      </w:ins>
      <w:ins w:id="288" w:author="Yaki Grossman" w:date="2026-10-13T14:12:00Z" w16du:dateUtc="2026-10-13T11:12:00Z">
        <w:r w:rsidR="00AD70A6">
          <w:rPr>
            <w:color w:val="2D3748"/>
            <w:sz w:val="20"/>
          </w:rPr>
          <w:t xml:space="preserve"> </w:t>
        </w:r>
      </w:ins>
      <w:r>
        <w:rPr>
          <w:color w:val="2D3748"/>
          <w:sz w:val="20"/>
        </w:rPr>
        <w:t xml:space="preserve">ולאחר מכן חוזר </w:t>
      </w:r>
      <w:del w:id="289" w:author="Yaki Grossman" w:date="2026-10-13T14:14:00Z" w16du:dateUtc="2026-10-13T11:14:00Z">
        <w:r w:rsidDel="00FA3790">
          <w:rPr>
            <w:color w:val="2D3748"/>
            <w:sz w:val="20"/>
          </w:rPr>
          <w:delText xml:space="preserve">למערכת </w:delText>
        </w:r>
      </w:del>
      <w:r>
        <w:rPr>
          <w:color w:val="2D3748"/>
          <w:sz w:val="20"/>
        </w:rPr>
        <w:t>להשלמת 4 בלוקים נוספים.</w:t>
      </w:r>
    </w:p>
    <w:p w14:paraId="5EBFEDD1" w14:textId="77777777" w:rsidR="00353DEA" w:rsidRDefault="000670DD" w:rsidP="006E75C0">
      <w:pPr>
        <w:spacing w:before="30" w:after="50"/>
        <w:ind w:right="360"/>
      </w:pPr>
      <w:r>
        <w:rPr>
          <w:b/>
          <w:color w:val="2B6CB0"/>
          <w:sz w:val="20"/>
        </w:rPr>
        <w:t xml:space="preserve">• </w:t>
      </w:r>
      <w:r>
        <w:rPr>
          <w:b/>
          <w:color w:val="1A365D"/>
          <w:sz w:val="20"/>
        </w:rPr>
        <w:t xml:space="preserve">מפגש שני (Day 2 - 24-Hour Retention): </w:t>
      </w:r>
      <w:r>
        <w:rPr>
          <w:color w:val="2D3748"/>
          <w:sz w:val="20"/>
        </w:rPr>
        <w:t>מתקיים למחרת (לאחר יממה) וכולל 4 בלוקים במערכת (60 צורות), לבדיקת שימור המיומנות לאחר שינה.</w:t>
      </w:r>
    </w:p>
    <w:p w14:paraId="0413478B" w14:textId="253B6C5D" w:rsidR="00353DEA" w:rsidRDefault="000670DD" w:rsidP="006E75C0">
      <w:pPr>
        <w:spacing w:before="30" w:after="50"/>
        <w:ind w:right="360"/>
      </w:pPr>
      <w:r>
        <w:rPr>
          <w:b/>
          <w:color w:val="2B6CB0"/>
          <w:sz w:val="20"/>
        </w:rPr>
        <w:t xml:space="preserve">• </w:t>
      </w:r>
      <w:r>
        <w:rPr>
          <w:b/>
          <w:color w:val="1A365D"/>
          <w:sz w:val="20"/>
        </w:rPr>
        <w:t xml:space="preserve">מפגש שלישי (Day 14 - Two-Week Automaticity): </w:t>
      </w:r>
      <w:r>
        <w:rPr>
          <w:color w:val="2D3748"/>
          <w:sz w:val="20"/>
        </w:rPr>
        <w:t xml:space="preserve">מתקיים שבועיים לאחר מכן וכולל 4 בלוקים במערכת לבדיקת הטמעה ואוטומטיות בזיכרון ארוך-טווח. לאחר מכן הילד מבצע 2 בלוקים על </w:t>
      </w:r>
      <w:ins w:id="290" w:author="Yaki Grossman" w:date="2026-10-13T17:29:00Z" w16du:dateUtc="2026-10-13T14:29:00Z">
        <w:r w:rsidR="00EB10C8">
          <w:rPr>
            <w:rFonts w:hint="cs"/>
            <w:color w:val="2D3748"/>
            <w:sz w:val="20"/>
          </w:rPr>
          <w:t>דפים</w:t>
        </w:r>
        <w:r w:rsidR="00EB10C8">
          <w:rPr>
            <w:color w:val="2D3748"/>
            <w:sz w:val="20"/>
          </w:rPr>
          <w:t xml:space="preserve"> </w:t>
        </w:r>
        <w:r w:rsidR="00EB10C8">
          <w:rPr>
            <w:rFonts w:hint="cs"/>
            <w:color w:val="2D3748"/>
            <w:sz w:val="20"/>
          </w:rPr>
          <w:t xml:space="preserve">בתבנית </w:t>
        </w:r>
        <w:r w:rsidR="00EB10C8">
          <w:rPr>
            <w:color w:val="2D3748"/>
            <w:sz w:val="20"/>
          </w:rPr>
          <w:t>במחברת</w:t>
        </w:r>
        <w:r w:rsidR="00EB10C8">
          <w:rPr>
            <w:rFonts w:hint="cs"/>
            <w:color w:val="2D3748"/>
            <w:sz w:val="20"/>
          </w:rPr>
          <w:t xml:space="preserve"> השורות שמוצגת על מסך</w:t>
        </w:r>
      </w:ins>
      <w:ins w:id="291" w:author="Yaki Grossman" w:date="2026-10-13T17:30:00Z" w16du:dateUtc="2026-10-13T14:30:00Z">
        <w:r w:rsidR="00EB10C8">
          <w:rPr>
            <w:rFonts w:hint="cs"/>
            <w:color w:val="2D3748"/>
            <w:sz w:val="20"/>
          </w:rPr>
          <w:t xml:space="preserve"> הטאבלט</w:t>
        </w:r>
      </w:ins>
      <w:del w:id="292" w:author="Yaki Grossman" w:date="2026-10-13T17:29:00Z" w16du:dateUtc="2026-10-13T14:29:00Z">
        <w:r w:rsidDel="00EB10C8">
          <w:rPr>
            <w:color w:val="2D3748"/>
            <w:sz w:val="20"/>
          </w:rPr>
          <w:delText>נייר</w:delText>
        </w:r>
      </w:del>
      <w:r>
        <w:rPr>
          <w:color w:val="2D3748"/>
          <w:sz w:val="20"/>
        </w:rPr>
        <w:t xml:space="preserve"> עם </w:t>
      </w:r>
      <w:del w:id="293" w:author="Yaki Grossman" w:date="2026-10-13T17:30:00Z" w16du:dateUtc="2026-10-13T14:30:00Z">
        <w:r w:rsidDel="00EA2A9F">
          <w:rPr>
            <w:color w:val="2D3748"/>
            <w:sz w:val="20"/>
          </w:rPr>
          <w:delText>שעון עצר</w:delText>
        </w:r>
      </w:del>
      <w:ins w:id="294" w:author="Yaki Grossman" w:date="2026-10-13T17:30:00Z" w16du:dateUtc="2026-10-13T14:30:00Z">
        <w:r w:rsidR="00EA2A9F">
          <w:rPr>
            <w:rFonts w:hint="cs"/>
            <w:color w:val="2D3748"/>
            <w:sz w:val="20"/>
          </w:rPr>
          <w:t>מדידה של הזמן בלבד</w:t>
        </w:r>
      </w:ins>
      <w:r>
        <w:rPr>
          <w:color w:val="2D3748"/>
          <w:sz w:val="20"/>
        </w:rPr>
        <w:t>.</w:t>
      </w:r>
    </w:p>
    <w:p w14:paraId="72AC4016" w14:textId="77777777" w:rsidR="00353DEA" w:rsidRDefault="000670DD" w:rsidP="006E75C0">
      <w:pPr>
        <w:spacing w:before="30" w:after="50"/>
        <w:ind w:right="360"/>
      </w:pPr>
      <w:r>
        <w:rPr>
          <w:b/>
          <w:color w:val="2B6CB0"/>
          <w:sz w:val="20"/>
        </w:rPr>
        <w:lastRenderedPageBreak/>
        <w:t xml:space="preserve">• </w:t>
      </w:r>
      <w:r>
        <w:rPr>
          <w:b/>
          <w:color w:val="1A365D"/>
          <w:sz w:val="20"/>
        </w:rPr>
        <w:t xml:space="preserve">משימת DCD Transfer (Blank Task Template): </w:t>
      </w:r>
      <w:r>
        <w:rPr>
          <w:color w:val="2D3748"/>
          <w:sz w:val="20"/>
        </w:rPr>
        <w:t>תמיכה בתבנית ייעודית של 3x5 ללא נקודות כלל. המערכת מודדת את זמני הביצוע והקינמטיקה, ושומרת את הנתונים באופן המאפשר הזנה למודל AI עתידי להערכת קריאות, עיגול ושמירה על גבולות השורה.</w:t>
      </w:r>
    </w:p>
    <w:p w14:paraId="55238CB8" w14:textId="77777777" w:rsidR="00353DEA" w:rsidRDefault="000670DD" w:rsidP="006E75C0">
      <w:pPr>
        <w:spacing w:before="180" w:after="60"/>
      </w:pPr>
      <w:r>
        <w:rPr>
          <w:b/>
          <w:color w:val="2B6CB0"/>
          <w:sz w:val="23"/>
        </w:rPr>
        <w:t>5.7 תהליך פיקוח כיתתי לקבוצה קטנה (1:4 / 1:6 Multi-Student Classroom)</w:t>
      </w:r>
    </w:p>
    <w:p w14:paraId="4FDA4B14" w14:textId="77777777" w:rsidR="00353DEA" w:rsidRDefault="000670DD" w:rsidP="006E75C0">
      <w:pPr>
        <w:spacing w:before="40" w:after="80"/>
      </w:pPr>
      <w:r>
        <w:rPr>
          <w:color w:val="2D3748"/>
          <w:sz w:val="20"/>
        </w:rPr>
        <w:t>כדי לייעל את זמני האבחון בבתי ספר, עמדת המאבחן מאפשרת מעבר למצב 'קוקפיט כיתתי' (Small Group Mode):</w:t>
      </w:r>
    </w:p>
    <w:p w14:paraId="047F2F1D" w14:textId="77777777" w:rsidR="00353DEA" w:rsidRDefault="000670DD" w:rsidP="006E75C0">
      <w:pPr>
        <w:spacing w:before="30" w:after="50"/>
        <w:ind w:right="360"/>
      </w:pPr>
      <w:r>
        <w:rPr>
          <w:b/>
          <w:color w:val="2B6CB0"/>
          <w:sz w:val="20"/>
        </w:rPr>
        <w:t xml:space="preserve">• </w:t>
      </w:r>
      <w:r>
        <w:rPr>
          <w:b/>
          <w:color w:val="1A365D"/>
          <w:sz w:val="20"/>
        </w:rPr>
        <w:t xml:space="preserve">פיקוח מקבילי על 4 תלמידים (עד 6 מקסימום): </w:t>
      </w:r>
      <w:r>
        <w:rPr>
          <w:color w:val="2D3748"/>
          <w:sz w:val="20"/>
        </w:rPr>
        <w:t>המסך מפוצל ל-4 רבעים (Quadrants). כל רבע מציג את תמונת השיקוף המוקטנת של הטאבלט, הבלוק הנוכחי, מספר הבית הפעיל, סך שגיאות ותג סטטוס (Normal, Inactivity Warning, Consolidation Delay).</w:t>
      </w:r>
    </w:p>
    <w:p w14:paraId="1E3F0DC8" w14:textId="77777777" w:rsidR="00353DEA" w:rsidRDefault="000670DD" w:rsidP="006E75C0">
      <w:pPr>
        <w:spacing w:before="30" w:after="50"/>
        <w:ind w:right="360"/>
        <w:rPr>
          <w:ins w:id="295" w:author="Yaki Grossman" w:date="2026-10-13T17:31:00Z" w16du:dateUtc="2026-10-13T14:31:00Z"/>
          <w:color w:val="2D3748"/>
          <w:sz w:val="20"/>
        </w:rPr>
      </w:pPr>
      <w:r>
        <w:rPr>
          <w:b/>
          <w:color w:val="2B6CB0"/>
          <w:sz w:val="20"/>
        </w:rPr>
        <w:t xml:space="preserve">• </w:t>
      </w:r>
      <w:r>
        <w:rPr>
          <w:b/>
          <w:color w:val="1A365D"/>
          <w:sz w:val="20"/>
        </w:rPr>
        <w:t xml:space="preserve">התערבות ממוקדת: </w:t>
      </w:r>
      <w:r>
        <w:rPr>
          <w:color w:val="2D3748"/>
          <w:sz w:val="20"/>
        </w:rPr>
        <w:t>המאבחן יכול להקליק על כל תלמיד כדי להגדיל את השיקוף ל-1:1, להפעיל Repeat Block לתלמיד ספציפי שהופרע, או לשלוח פקודת סיום בלוק.</w:t>
      </w:r>
    </w:p>
    <w:p w14:paraId="64D5269C" w14:textId="5F7F0331" w:rsidR="00B0147B" w:rsidRDefault="00980DDB" w:rsidP="006E75C0">
      <w:pPr>
        <w:spacing w:before="30" w:after="50"/>
        <w:ind w:right="360"/>
      </w:pPr>
      <w:ins w:id="296" w:author="Yaki Grossman" w:date="2026-10-13T17:32:00Z" w16du:dateUtc="2026-10-13T14:32:00Z">
        <w:r>
          <w:rPr>
            <w:rFonts w:hint="cs"/>
            <w:color w:val="2D3748"/>
            <w:sz w:val="20"/>
          </w:rPr>
          <w:t>(ראה התייחסות לנוש</w:t>
        </w:r>
        <w:r w:rsidR="001753C8">
          <w:rPr>
            <w:rFonts w:hint="cs"/>
            <w:color w:val="2D3748"/>
            <w:sz w:val="20"/>
          </w:rPr>
          <w:t>א במסמך המצורף)</w:t>
        </w:r>
      </w:ins>
    </w:p>
    <w:p w14:paraId="2A9BEE13" w14:textId="77777777" w:rsidR="006E75C0" w:rsidRDefault="006E75C0">
      <w:pPr>
        <w:bidi w:val="0"/>
        <w:rPr>
          <w:b/>
          <w:color w:val="1A365D"/>
          <w:sz w:val="28"/>
        </w:rPr>
      </w:pPr>
      <w:r>
        <w:rPr>
          <w:b/>
          <w:color w:val="1A365D"/>
          <w:sz w:val="28"/>
        </w:rPr>
        <w:br w:type="page"/>
      </w:r>
    </w:p>
    <w:p w14:paraId="74006581" w14:textId="665E5A40" w:rsidR="00353DEA" w:rsidRPr="00AA6CBA" w:rsidRDefault="000670DD" w:rsidP="00AA6CBA">
      <w:pPr>
        <w:pStyle w:val="ListParagraph"/>
        <w:numPr>
          <w:ilvl w:val="0"/>
          <w:numId w:val="10"/>
        </w:numPr>
        <w:spacing w:before="280" w:after="80"/>
        <w:rPr>
          <w:ins w:id="297" w:author="Yaki Grossman" w:date="2026-10-13T17:33:00Z" w16du:dateUtc="2026-10-13T14:33:00Z"/>
          <w:b/>
          <w:color w:val="1A365D"/>
          <w:sz w:val="28"/>
          <w:rPrChange w:id="298" w:author="Yaki Grossman" w:date="2026-10-13T17:33:00Z" w16du:dateUtc="2026-10-13T14:33:00Z">
            <w:rPr>
              <w:ins w:id="299" w:author="Yaki Grossman" w:date="2026-10-13T17:33:00Z" w16du:dateUtc="2026-10-13T14:33:00Z"/>
            </w:rPr>
          </w:rPrChange>
        </w:rPr>
        <w:pPrChange w:id="300" w:author="Yaki Grossman" w:date="2026-10-13T17:33:00Z" w16du:dateUtc="2026-10-13T14:33:00Z">
          <w:pPr>
            <w:spacing w:before="280" w:after="80"/>
          </w:pPr>
        </w:pPrChange>
      </w:pPr>
      <w:del w:id="301" w:author="Yaki Grossman" w:date="2026-10-13T17:33:00Z" w16du:dateUtc="2026-10-13T14:33:00Z">
        <w:r w:rsidRPr="00AA6CBA" w:rsidDel="00AA6CBA">
          <w:rPr>
            <w:b/>
            <w:color w:val="1A365D"/>
            <w:sz w:val="28"/>
            <w:rPrChange w:id="302" w:author="Yaki Grossman" w:date="2026-10-13T17:33:00Z" w16du:dateUtc="2026-10-13T14:33:00Z">
              <w:rPr/>
            </w:rPrChange>
          </w:rPr>
          <w:lastRenderedPageBreak/>
          <w:delText xml:space="preserve">6. </w:delText>
        </w:r>
      </w:del>
      <w:r w:rsidRPr="00AA6CBA">
        <w:rPr>
          <w:b/>
          <w:color w:val="1A365D"/>
          <w:sz w:val="28"/>
          <w:rPrChange w:id="303" w:author="Yaki Grossman" w:date="2026-10-13T17:33:00Z" w16du:dateUtc="2026-10-13T14:33:00Z">
            <w:rPr/>
          </w:rPrChange>
        </w:rPr>
        <w:t>שרטוט מסכי האפליקציה ומפרט ממשק משתמש (UI Wireframes)</w:t>
      </w:r>
    </w:p>
    <w:p w14:paraId="129E84EE" w14:textId="7B733E7F" w:rsidR="00AA6CBA" w:rsidRDefault="000A4E6C" w:rsidP="00AA6CBA">
      <w:pPr>
        <w:pStyle w:val="ListParagraph"/>
        <w:spacing w:before="280" w:after="80"/>
        <w:pPrChange w:id="304" w:author="Yaki Grossman" w:date="2026-10-13T17:33:00Z" w16du:dateUtc="2026-10-13T14:33:00Z">
          <w:pPr>
            <w:spacing w:before="280" w:after="80"/>
          </w:pPr>
        </w:pPrChange>
      </w:pPr>
      <w:ins w:id="305" w:author="Yaki Grossman" w:date="2026-10-13T17:33:00Z" w16du:dateUtc="2026-10-13T14:33:00Z">
        <w:r>
          <w:rPr>
            <w:rFonts w:hint="cs"/>
          </w:rPr>
          <w:t>(</w:t>
        </w:r>
      </w:ins>
      <w:ins w:id="306" w:author="Yaki Grossman" w:date="2026-10-13T17:34:00Z" w16du:dateUtc="2026-10-13T14:34:00Z">
        <w:r w:rsidR="002D773F">
          <w:rPr>
            <w:rFonts w:hint="cs"/>
          </w:rPr>
          <w:t xml:space="preserve">ראה </w:t>
        </w:r>
      </w:ins>
      <w:ins w:id="307" w:author="Yaki Grossman" w:date="2026-10-13T17:33:00Z" w16du:dateUtc="2026-10-13T14:33:00Z">
        <w:r>
          <w:rPr>
            <w:rFonts w:hint="cs"/>
          </w:rPr>
          <w:t xml:space="preserve">התייחסות ספציפית </w:t>
        </w:r>
      </w:ins>
      <w:ins w:id="308" w:author="Yaki Grossman" w:date="2026-10-13T17:35:00Z" w16du:dateUtc="2026-10-13T14:35:00Z">
        <w:r w:rsidR="000B281C">
          <w:rPr>
            <w:rFonts w:hint="cs"/>
          </w:rPr>
          <w:t xml:space="preserve">כם הערות </w:t>
        </w:r>
      </w:ins>
      <w:ins w:id="309" w:author="Yaki Grossman" w:date="2026-10-13T17:33:00Z" w16du:dateUtc="2026-10-13T14:33:00Z">
        <w:r>
          <w:rPr>
            <w:rFonts w:hint="cs"/>
          </w:rPr>
          <w:t xml:space="preserve">ל </w:t>
        </w:r>
        <w:r>
          <w:rPr>
            <w:rtl w:val="0"/>
          </w:rPr>
          <w:t>UI</w:t>
        </w:r>
        <w:r>
          <w:rPr>
            <w:rFonts w:hint="cs"/>
          </w:rPr>
          <w:t xml:space="preserve"> </w:t>
        </w:r>
      </w:ins>
      <w:ins w:id="310" w:author="Yaki Grossman" w:date="2026-10-13T17:34:00Z" w16du:dateUtc="2026-10-13T14:34:00Z">
        <w:r w:rsidR="002D773F">
          <w:rPr>
            <w:rFonts w:hint="cs"/>
          </w:rPr>
          <w:t>במסכי האפליקציה במסמך המצורף כנספח)</w:t>
        </w:r>
      </w:ins>
    </w:p>
    <w:p w14:paraId="457C1F29" w14:textId="65E91B2C" w:rsidR="006E75C0" w:rsidRDefault="000670DD" w:rsidP="006E75C0">
      <w:pPr>
        <w:spacing w:before="40" w:after="80"/>
        <w:rPr>
          <w:b/>
          <w:color w:val="2B6CB0"/>
          <w:sz w:val="23"/>
        </w:rPr>
      </w:pPr>
      <w:r>
        <w:rPr>
          <w:color w:val="2D3748"/>
          <w:sz w:val="20"/>
        </w:rPr>
        <w:t>להלן שרטוט מסכי המערכת המדויקים, המפרטים את חלוקת השטחים, רכיבי השליטה, כפתורי הפעולה וההתאמה לעולם הילד ולעבודת המאבחן:</w:t>
      </w:r>
    </w:p>
    <w:p w14:paraId="7A8C2018" w14:textId="4EC3B824" w:rsidR="00353DEA" w:rsidRDefault="000670DD" w:rsidP="006E75C0">
      <w:pPr>
        <w:spacing w:before="180" w:after="60"/>
      </w:pPr>
      <w:r>
        <w:rPr>
          <w:b/>
          <w:color w:val="2B6CB0"/>
          <w:sz w:val="23"/>
        </w:rPr>
        <w:t>6.1 מסך הגדרת מבדק וצימוד טאבלט בעמדת המאבחן (Setup &amp; Intake)</w:t>
      </w:r>
    </w:p>
    <w:p w14:paraId="6CB83625" w14:textId="77777777" w:rsidR="00353DEA" w:rsidRDefault="000670DD" w:rsidP="006E75C0">
      <w:pPr>
        <w:spacing w:before="160" w:after="40"/>
      </w:pPr>
      <w:r>
        <w:rPr>
          <w:noProof/>
        </w:rPr>
        <w:drawing>
          <wp:inline distT="0" distB="0" distL="0" distR="0" wp14:anchorId="675FC9F8" wp14:editId="60D4136C">
            <wp:extent cx="5852160" cy="380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11"/>
                    <a:stretch>
                      <a:fillRect/>
                    </a:stretch>
                  </pic:blipFill>
                  <pic:spPr>
                    <a:xfrm>
                      <a:off x="0" y="0"/>
                      <a:ext cx="5852160" cy="3803904"/>
                    </a:xfrm>
                    <a:prstGeom prst="rect">
                      <a:avLst/>
                    </a:prstGeom>
                  </pic:spPr>
                </pic:pic>
              </a:graphicData>
            </a:graphic>
          </wp:inline>
        </w:drawing>
      </w:r>
    </w:p>
    <w:p w14:paraId="72022C57" w14:textId="77777777" w:rsidR="00353DEA" w:rsidRDefault="000670DD" w:rsidP="006E75C0">
      <w:pPr>
        <w:spacing w:before="20" w:after="160"/>
      </w:pPr>
      <w:r>
        <w:rPr>
          <w:i/>
          <w:color w:val="4A5568"/>
          <w:sz w:val="18"/>
        </w:rPr>
        <w:t>איור 2: שרטוט מסך הגדרת מבדק, קליטת נבדק והפקת PIN צימוד (Setup &amp; Intake Wireframe)</w:t>
      </w:r>
    </w:p>
    <w:p w14:paraId="586BEC08" w14:textId="77777777" w:rsidR="00353DEA" w:rsidRDefault="000670DD" w:rsidP="006E75C0">
      <w:pPr>
        <w:spacing w:before="30" w:after="50"/>
        <w:ind w:right="360"/>
      </w:pPr>
      <w:r>
        <w:rPr>
          <w:b/>
          <w:color w:val="2B6CB0"/>
          <w:sz w:val="20"/>
        </w:rPr>
        <w:t xml:space="preserve">• </w:t>
      </w:r>
      <w:r>
        <w:rPr>
          <w:b/>
          <w:color w:val="1A365D"/>
          <w:sz w:val="20"/>
        </w:rPr>
        <w:t xml:space="preserve">פאנל 1: קליטת נבדק ופרטים מוגנים: </w:t>
      </w:r>
      <w:r>
        <w:rPr>
          <w:color w:val="2D3748"/>
          <w:sz w:val="20"/>
        </w:rPr>
        <w:t>שדות הזנה: מזהה נבדק אנונימי (Participant ID), ראשי תיבות של שם הילד (2 אותיות בלבד), תאריך לידה וגיל מחושב, בחירת יד דומיננטית (ימין/שמאל - כפתורי רדיו בולטים), תפריט בחירת סוג עט ואחיזה.</w:t>
      </w:r>
    </w:p>
    <w:p w14:paraId="3F4AD46F" w14:textId="77777777" w:rsidR="00353DEA" w:rsidRDefault="000670DD" w:rsidP="006E75C0">
      <w:pPr>
        <w:spacing w:before="30" w:after="50"/>
        <w:ind w:right="360"/>
      </w:pPr>
      <w:r>
        <w:rPr>
          <w:b/>
          <w:color w:val="2B6CB0"/>
          <w:sz w:val="20"/>
        </w:rPr>
        <w:t xml:space="preserve">• </w:t>
      </w:r>
      <w:r>
        <w:rPr>
          <w:b/>
          <w:color w:val="1A365D"/>
          <w:sz w:val="20"/>
        </w:rPr>
        <w:t xml:space="preserve">פאנל 2: הגדרות פרוטוקול וסשן: </w:t>
      </w:r>
      <w:r>
        <w:rPr>
          <w:color w:val="2D3748"/>
          <w:sz w:val="20"/>
        </w:rPr>
        <w:t>בחירת שלב מבדק (Day 1 / Day 2 / Day 14), קביעת זמן השהיית קונסולידציה (20–30 שניות), בחירת כיווניות כתיבה (ימין-לשמאל), ובחירת תבנית (סטנדרטית עם נקודות או תבנית ריקה DCD).</w:t>
      </w:r>
    </w:p>
    <w:p w14:paraId="34C484E2" w14:textId="569C40D1" w:rsidR="00353DEA" w:rsidRDefault="000670DD" w:rsidP="006E75C0">
      <w:pPr>
        <w:spacing w:before="30" w:after="50"/>
        <w:ind w:right="360"/>
      </w:pPr>
      <w:r>
        <w:rPr>
          <w:b/>
          <w:color w:val="2B6CB0"/>
          <w:sz w:val="20"/>
        </w:rPr>
        <w:t xml:space="preserve">• </w:t>
      </w:r>
      <w:r>
        <w:rPr>
          <w:b/>
          <w:color w:val="1A365D"/>
          <w:sz w:val="20"/>
        </w:rPr>
        <w:t xml:space="preserve">פאנל 3: צימוד טאבלט ב-PIN וסטטוס: </w:t>
      </w:r>
      <w:r>
        <w:rPr>
          <w:color w:val="2D3748"/>
          <w:sz w:val="20"/>
        </w:rPr>
        <w:t xml:space="preserve">הצגת קוד PIN בולט בן 5 ספרות (למשל: 84920), חיווי ירוק על חיבור P2P מקומי תקין, מדדי חומרה (סוללה, שיהוי, שטח דיסק) וחיווי וידאו מצלמת </w:t>
      </w:r>
      <w:del w:id="311" w:author="Yaki Grossman" w:date="2026-10-13T19:04:00Z" w16du:dateUtc="2026-10-13T16:04:00Z">
        <w:r w:rsidDel="0051099B">
          <w:rPr>
            <w:color w:val="2D3748"/>
            <w:sz w:val="20"/>
          </w:rPr>
          <w:delText xml:space="preserve">USB </w:delText>
        </w:r>
      </w:del>
      <w:ins w:id="312" w:author="Yaki Grossman" w:date="2026-10-13T19:04:00Z" w16du:dateUtc="2026-10-13T16:04:00Z">
        <w:r w:rsidR="0051099B">
          <w:rPr>
            <w:color w:val="2D3748"/>
            <w:sz w:val="20"/>
            <w:rtl w:val="0"/>
          </w:rPr>
          <w:t>IP</w:t>
        </w:r>
        <w:r w:rsidR="0051099B">
          <w:rPr>
            <w:color w:val="2D3748"/>
            <w:sz w:val="20"/>
          </w:rPr>
          <w:t xml:space="preserve"> </w:t>
        </w:r>
      </w:ins>
      <w:r>
        <w:rPr>
          <w:color w:val="2D3748"/>
          <w:sz w:val="20"/>
        </w:rPr>
        <w:t>תקין.</w:t>
      </w:r>
    </w:p>
    <w:p w14:paraId="6B337E41" w14:textId="77777777" w:rsidR="006E75C0" w:rsidRDefault="006E75C0">
      <w:pPr>
        <w:bidi w:val="0"/>
        <w:rPr>
          <w:b/>
          <w:color w:val="2B6CB0"/>
          <w:sz w:val="23"/>
        </w:rPr>
      </w:pPr>
      <w:r>
        <w:rPr>
          <w:b/>
          <w:color w:val="2B6CB0"/>
          <w:sz w:val="23"/>
        </w:rPr>
        <w:br w:type="page"/>
      </w:r>
    </w:p>
    <w:p w14:paraId="722AB4C8" w14:textId="3BD4BBC0" w:rsidR="00353DEA" w:rsidRDefault="000670DD" w:rsidP="006E75C0">
      <w:pPr>
        <w:spacing w:before="180" w:after="60"/>
      </w:pPr>
      <w:r>
        <w:rPr>
          <w:b/>
          <w:color w:val="2B6CB0"/>
          <w:sz w:val="23"/>
        </w:rPr>
        <w:lastRenderedPageBreak/>
        <w:t>6.2 מסך קנבס הכתיבה בטאבלט התלמיד (Student Kiosk Writing Canvas)</w:t>
      </w:r>
    </w:p>
    <w:p w14:paraId="6B663EF6" w14:textId="77777777" w:rsidR="00353DEA" w:rsidRDefault="000670DD" w:rsidP="006E75C0">
      <w:pPr>
        <w:spacing w:before="160" w:after="40"/>
      </w:pPr>
      <w:r>
        <w:rPr>
          <w:noProof/>
        </w:rPr>
        <w:drawing>
          <wp:inline distT="0" distB="0" distL="0" distR="0" wp14:anchorId="42F9F864" wp14:editId="0ABAEC39">
            <wp:extent cx="5852160" cy="3803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12"/>
                    <a:stretch>
                      <a:fillRect/>
                    </a:stretch>
                  </pic:blipFill>
                  <pic:spPr>
                    <a:xfrm>
                      <a:off x="0" y="0"/>
                      <a:ext cx="5852160" cy="3803904"/>
                    </a:xfrm>
                    <a:prstGeom prst="rect">
                      <a:avLst/>
                    </a:prstGeom>
                  </pic:spPr>
                </pic:pic>
              </a:graphicData>
            </a:graphic>
          </wp:inline>
        </w:drawing>
      </w:r>
    </w:p>
    <w:p w14:paraId="4C8A4932" w14:textId="77777777" w:rsidR="00353DEA" w:rsidRDefault="000670DD" w:rsidP="006E75C0">
      <w:pPr>
        <w:spacing w:before="20" w:after="160"/>
      </w:pPr>
      <w:r>
        <w:rPr>
          <w:i/>
          <w:color w:val="4A5568"/>
          <w:sz w:val="18"/>
        </w:rPr>
        <w:t>איור 3: שרטוט מסך קנבס הכתיבה בטאבלט התלמיד (Student Kiosk Canvas Wireframe)</w:t>
      </w:r>
    </w:p>
    <w:p w14:paraId="7026D74E" w14:textId="77777777" w:rsidR="00353DEA" w:rsidRDefault="000670DD" w:rsidP="006E75C0">
      <w:pPr>
        <w:spacing w:before="30" w:after="50"/>
        <w:ind w:right="360"/>
      </w:pPr>
      <w:r>
        <w:rPr>
          <w:b/>
          <w:color w:val="2B6CB0"/>
          <w:sz w:val="20"/>
        </w:rPr>
        <w:t xml:space="preserve">• </w:t>
      </w:r>
      <w:r>
        <w:rPr>
          <w:b/>
          <w:color w:val="1A365D"/>
          <w:sz w:val="20"/>
        </w:rPr>
        <w:t xml:space="preserve">תצוגת Kiosk נקייה לחלוטין: </w:t>
      </w:r>
      <w:r>
        <w:rPr>
          <w:color w:val="2D3748"/>
          <w:sz w:val="20"/>
        </w:rPr>
        <w:t>מסך מלא (Full-Screen) ללא סרגלי ניווט של אנדרואיד, ללא תפריטי מערכת וללא שעונים או ציונים העלולים להלחיץ את הילד.</w:t>
      </w:r>
    </w:p>
    <w:p w14:paraId="1D1ECADE" w14:textId="77777777" w:rsidR="00353DEA" w:rsidRDefault="000670DD" w:rsidP="006E75C0">
      <w:pPr>
        <w:spacing w:before="30" w:after="50"/>
        <w:ind w:right="360"/>
      </w:pPr>
      <w:r>
        <w:rPr>
          <w:b/>
          <w:color w:val="2B6CB0"/>
          <w:sz w:val="20"/>
        </w:rPr>
        <w:t xml:space="preserve">• </w:t>
      </w:r>
      <w:r>
        <w:rPr>
          <w:b/>
          <w:color w:val="1A365D"/>
          <w:sz w:val="20"/>
        </w:rPr>
        <w:t xml:space="preserve">מערך 3x5 קוביות (בתים ורחובות): </w:t>
      </w:r>
      <w:r>
        <w:rPr>
          <w:color w:val="2D3748"/>
          <w:sz w:val="20"/>
        </w:rPr>
        <w:t>חלוקה ל-3 שורות אופקיות (רחוב 1, רחוב 2, רחוב 3). בכל שורה 5 קוביות (בתים). בכל קוביה מופיעות 3 נקודות יעד בגודל בולט, כאשר הקוביה הפעילה מודגשת במסגרת כתומה/זהובה עדינה.</w:t>
      </w:r>
    </w:p>
    <w:p w14:paraId="4159601E" w14:textId="77777777" w:rsidR="00353DEA" w:rsidRDefault="000670DD" w:rsidP="006E75C0">
      <w:pPr>
        <w:spacing w:before="30" w:after="50"/>
        <w:ind w:right="360"/>
      </w:pPr>
      <w:r>
        <w:rPr>
          <w:b/>
          <w:color w:val="2B6CB0"/>
          <w:sz w:val="20"/>
        </w:rPr>
        <w:t xml:space="preserve">• </w:t>
      </w:r>
      <w:r>
        <w:rPr>
          <w:b/>
          <w:color w:val="1A365D"/>
          <w:sz w:val="20"/>
        </w:rPr>
        <w:t xml:space="preserve">חיווי נעילה דינמית (Forward-Only): </w:t>
      </w:r>
      <w:r>
        <w:rPr>
          <w:color w:val="2D3748"/>
          <w:sz w:val="20"/>
        </w:rPr>
        <w:t>קוביות שהושלמו נצבעות ברקע ירקרק עדין. קוביה שדולגה ננעלת מיד במסגרת אדומה מקווקוות וכיתוב עדין 'נעול', כך שהילד אינו יכול להחזיר את העט אחורה.</w:t>
      </w:r>
    </w:p>
    <w:p w14:paraId="1CC944F4" w14:textId="77777777" w:rsidR="00353DEA" w:rsidRDefault="000670DD" w:rsidP="006E75C0">
      <w:pPr>
        <w:spacing w:before="30" w:after="50"/>
        <w:ind w:right="360"/>
      </w:pPr>
      <w:r>
        <w:rPr>
          <w:b/>
          <w:color w:val="2B6CB0"/>
          <w:sz w:val="20"/>
        </w:rPr>
        <w:t xml:space="preserve">• </w:t>
      </w:r>
      <w:r>
        <w:rPr>
          <w:b/>
          <w:color w:val="1A365D"/>
          <w:sz w:val="20"/>
        </w:rPr>
        <w:t xml:space="preserve">בית העפרון וכפתור 'בלוק הבא': </w:t>
      </w:r>
      <w:r>
        <w:rPr>
          <w:color w:val="2D3748"/>
          <w:sz w:val="20"/>
        </w:rPr>
        <w:t>בחלק התחתון מוצג אזור 'בית העפרון' המעוצב גרפית, שבו הילד מניח את העט בזמן ההשהיה, ולצידו כפתור ירוק גדול 'בלוק הבא' המאפשר מעבר לבלוק הבא לאחר סיום ההשהיה.</w:t>
      </w:r>
    </w:p>
    <w:p w14:paraId="0D3EC33D" w14:textId="77777777" w:rsidR="006E75C0" w:rsidRDefault="006E75C0">
      <w:pPr>
        <w:bidi w:val="0"/>
        <w:rPr>
          <w:b/>
          <w:color w:val="2B6CB0"/>
          <w:sz w:val="23"/>
        </w:rPr>
      </w:pPr>
      <w:r>
        <w:rPr>
          <w:b/>
          <w:color w:val="2B6CB0"/>
          <w:sz w:val="23"/>
        </w:rPr>
        <w:br w:type="page"/>
      </w:r>
    </w:p>
    <w:p w14:paraId="70670740" w14:textId="438CD7C7" w:rsidR="00353DEA" w:rsidRDefault="000670DD" w:rsidP="006E75C0">
      <w:pPr>
        <w:spacing w:before="180" w:after="60"/>
      </w:pPr>
      <w:r>
        <w:rPr>
          <w:b/>
          <w:color w:val="2B6CB0"/>
          <w:sz w:val="23"/>
        </w:rPr>
        <w:lastRenderedPageBreak/>
        <w:t>6.3 מסך קוקפיט המאבחן בתצורת 1:1 (Proctor Cockpit 80%/20%)</w:t>
      </w:r>
    </w:p>
    <w:p w14:paraId="3B8E0E72" w14:textId="77777777" w:rsidR="00353DEA" w:rsidRDefault="000670DD" w:rsidP="006E75C0">
      <w:pPr>
        <w:spacing w:before="160" w:after="40"/>
      </w:pPr>
      <w:r>
        <w:rPr>
          <w:noProof/>
        </w:rPr>
        <w:drawing>
          <wp:inline distT="0" distB="0" distL="0" distR="0" wp14:anchorId="4004FCA8" wp14:editId="1A5D8A7B">
            <wp:extent cx="5852160" cy="3622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13"/>
                    <a:stretch>
                      <a:fillRect/>
                    </a:stretch>
                  </pic:blipFill>
                  <pic:spPr>
                    <a:xfrm>
                      <a:off x="0" y="0"/>
                      <a:ext cx="5852160" cy="3622766"/>
                    </a:xfrm>
                    <a:prstGeom prst="rect">
                      <a:avLst/>
                    </a:prstGeom>
                  </pic:spPr>
                </pic:pic>
              </a:graphicData>
            </a:graphic>
          </wp:inline>
        </w:drawing>
      </w:r>
    </w:p>
    <w:p w14:paraId="53CD1057" w14:textId="77777777" w:rsidR="00353DEA" w:rsidRDefault="000670DD" w:rsidP="006E75C0">
      <w:pPr>
        <w:spacing w:before="20" w:after="160"/>
      </w:pPr>
      <w:r>
        <w:rPr>
          <w:i/>
          <w:color w:val="4A5568"/>
          <w:sz w:val="18"/>
        </w:rPr>
        <w:t>איור 4: שרטוט מסך קוקפיט המאבחן בתצורת 1:1 הכולל שיקוף חי וטלמטריה (Evaluator Cockpit Wireframe)</w:t>
      </w:r>
    </w:p>
    <w:p w14:paraId="7CF8CD24" w14:textId="77777777" w:rsidR="00353DEA" w:rsidRDefault="000670DD" w:rsidP="006E75C0">
      <w:pPr>
        <w:spacing w:before="30" w:after="50"/>
        <w:ind w:right="360"/>
      </w:pPr>
      <w:r>
        <w:rPr>
          <w:b/>
          <w:color w:val="2B6CB0"/>
          <w:sz w:val="20"/>
        </w:rPr>
        <w:t xml:space="preserve">• </w:t>
      </w:r>
      <w:r>
        <w:rPr>
          <w:b/>
          <w:color w:val="1A365D"/>
          <w:sz w:val="20"/>
        </w:rPr>
        <w:t xml:space="preserve">אזור שיקוף חי (80% Live Canvas Mirror): </w:t>
      </w:r>
      <w:r>
        <w:rPr>
          <w:color w:val="2D3748"/>
          <w:sz w:val="20"/>
        </w:rPr>
        <w:t>מציג שיקוף מדויק בזמן אמת (שיהוי &lt; 15ms) של קווי הכתיבה של הילד. הקווים נצבעים בצבעי לחץ דינמיים: ירוק (לחץ קל 0–20%), כחול (בינוני 20–40%), אדום (חזק 40–100%). סמן מיוחד מציג את מיקום העט בעת ריחוף באוויר (Air Time Marker).</w:t>
      </w:r>
    </w:p>
    <w:p w14:paraId="6FE2E1B9" w14:textId="77777777" w:rsidR="00353DEA" w:rsidRDefault="000670DD" w:rsidP="006E75C0">
      <w:pPr>
        <w:spacing w:before="30" w:after="50"/>
        <w:ind w:right="360"/>
      </w:pPr>
      <w:r>
        <w:rPr>
          <w:b/>
          <w:color w:val="2B6CB0"/>
          <w:sz w:val="20"/>
        </w:rPr>
        <w:t xml:space="preserve">• </w:t>
      </w:r>
      <w:r>
        <w:rPr>
          <w:b/>
          <w:color w:val="1A365D"/>
          <w:sz w:val="20"/>
        </w:rPr>
        <w:t xml:space="preserve">פאנל טלמטריה קלינית (20% Side Panel): </w:t>
      </w:r>
      <w:r>
        <w:rPr>
          <w:color w:val="2D3748"/>
          <w:sz w:val="20"/>
        </w:rPr>
        <w:t>מציג נתונים בזמן אמת: מספר אות פעילה (למשל: בית 6 מתוך 15), זמן בלוק כולל, זמן אי-פעילות רציף, מונה הרמות יד בבלוק (אידיאל: 15), מונה הרמות יד פנימיות בתוך אות (שגיאות), סטיות רוחב מעבר ל-15±2 מ"מ, החטאות נקודת אמצע, וסך קוביות נעולות/שדולגו.</w:t>
      </w:r>
    </w:p>
    <w:p w14:paraId="6DFA7BF4" w14:textId="77777777" w:rsidR="00353DEA" w:rsidRDefault="000670DD" w:rsidP="006E75C0">
      <w:pPr>
        <w:spacing w:before="30" w:after="50"/>
        <w:ind w:right="360"/>
      </w:pPr>
      <w:r>
        <w:rPr>
          <w:b/>
          <w:color w:val="2B6CB0"/>
          <w:sz w:val="20"/>
        </w:rPr>
        <w:t xml:space="preserve">• </w:t>
      </w:r>
      <w:r>
        <w:rPr>
          <w:b/>
          <w:color w:val="1A365D"/>
          <w:sz w:val="20"/>
        </w:rPr>
        <w:t xml:space="preserve">נורת אזהרה: 'המערכת ממתינה לתגובתך...': </w:t>
      </w:r>
      <w:r>
        <w:rPr>
          <w:color w:val="2D3748"/>
          <w:sz w:val="20"/>
        </w:rPr>
        <w:t>מופעלת כאשר זוהה Timeout של 20 שניות או 30 שניות מסיום אות 15, ומאפשרת למאבחן להחליט האם להמתין או לנעול את הבלוק.</w:t>
      </w:r>
    </w:p>
    <w:p w14:paraId="3D722252" w14:textId="77777777" w:rsidR="00353DEA" w:rsidRDefault="000670DD" w:rsidP="006E75C0">
      <w:pPr>
        <w:spacing w:before="30" w:after="50"/>
        <w:ind w:right="360"/>
      </w:pPr>
      <w:r>
        <w:rPr>
          <w:b/>
          <w:color w:val="2B6CB0"/>
          <w:sz w:val="20"/>
        </w:rPr>
        <w:t xml:space="preserve">• </w:t>
      </w:r>
      <w:r>
        <w:rPr>
          <w:b/>
          <w:color w:val="1A365D"/>
          <w:sz w:val="20"/>
        </w:rPr>
        <w:t xml:space="preserve">כפתור חזרה על בלוק [Repeat Block]: </w:t>
      </w:r>
      <w:r>
        <w:rPr>
          <w:color w:val="2D3748"/>
          <w:sz w:val="20"/>
        </w:rPr>
        <w:t>כפתור אדום בולט המאפשר ביטול הבלוק הנוכחי והפעלתו מחדש במקרה של הפרעה חיצונית (צלצול, רעש, שירותים).</w:t>
      </w:r>
    </w:p>
    <w:p w14:paraId="5E9B862B" w14:textId="77777777" w:rsidR="00353DEA" w:rsidRDefault="000670DD" w:rsidP="006E75C0">
      <w:pPr>
        <w:spacing w:before="30" w:after="50"/>
        <w:ind w:right="360"/>
      </w:pPr>
      <w:r>
        <w:rPr>
          <w:b/>
          <w:color w:val="2B6CB0"/>
          <w:sz w:val="20"/>
        </w:rPr>
        <w:t xml:space="preserve">• </w:t>
      </w:r>
      <w:r>
        <w:rPr>
          <w:b/>
          <w:color w:val="1A365D"/>
          <w:sz w:val="20"/>
        </w:rPr>
        <w:t xml:space="preserve">כפתור סיום ידני [Manual Finish Block]: </w:t>
      </w:r>
      <w:r>
        <w:rPr>
          <w:color w:val="2D3748"/>
          <w:sz w:val="20"/>
        </w:rPr>
        <w:t>מאפשר למאבחן לסיים את הבלוק בכל עת ולעבור להשהיית קונסולידציה.</w:t>
      </w:r>
    </w:p>
    <w:p w14:paraId="197B67D9" w14:textId="77777777" w:rsidR="006E75C0" w:rsidRDefault="006E75C0">
      <w:pPr>
        <w:bidi w:val="0"/>
        <w:rPr>
          <w:b/>
          <w:color w:val="2B6CB0"/>
          <w:sz w:val="23"/>
        </w:rPr>
      </w:pPr>
      <w:r>
        <w:rPr>
          <w:b/>
          <w:color w:val="2B6CB0"/>
          <w:sz w:val="23"/>
        </w:rPr>
        <w:br w:type="page"/>
      </w:r>
    </w:p>
    <w:p w14:paraId="0F770C6C" w14:textId="3AC45847" w:rsidR="00353DEA" w:rsidRDefault="000670DD" w:rsidP="006E75C0">
      <w:pPr>
        <w:spacing w:before="180" w:after="60"/>
      </w:pPr>
      <w:r>
        <w:rPr>
          <w:b/>
          <w:color w:val="2B6CB0"/>
          <w:sz w:val="23"/>
        </w:rPr>
        <w:lastRenderedPageBreak/>
        <w:t>6.4 מסך פיקוח כיתתי לקבוצה קטנה (1:4 Multi-Student Classroom Cockpit)</w:t>
      </w:r>
    </w:p>
    <w:p w14:paraId="652434D1" w14:textId="77777777" w:rsidR="00353DEA" w:rsidRDefault="000670DD" w:rsidP="006E75C0">
      <w:pPr>
        <w:spacing w:before="160" w:after="40"/>
      </w:pPr>
      <w:r>
        <w:rPr>
          <w:noProof/>
        </w:rPr>
        <w:drawing>
          <wp:inline distT="0" distB="0" distL="0" distR="0" wp14:anchorId="1196552C" wp14:editId="4F4E2D35">
            <wp:extent cx="5852160" cy="3803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4"/>
                    <a:stretch>
                      <a:fillRect/>
                    </a:stretch>
                  </pic:blipFill>
                  <pic:spPr>
                    <a:xfrm>
                      <a:off x="0" y="0"/>
                      <a:ext cx="5852160" cy="3803904"/>
                    </a:xfrm>
                    <a:prstGeom prst="rect">
                      <a:avLst/>
                    </a:prstGeom>
                  </pic:spPr>
                </pic:pic>
              </a:graphicData>
            </a:graphic>
          </wp:inline>
        </w:drawing>
      </w:r>
    </w:p>
    <w:p w14:paraId="390B2EDC" w14:textId="77777777" w:rsidR="00353DEA" w:rsidRDefault="000670DD" w:rsidP="006E75C0">
      <w:pPr>
        <w:spacing w:before="20" w:after="160"/>
      </w:pPr>
      <w:r>
        <w:rPr>
          <w:i/>
          <w:color w:val="4A5568"/>
          <w:sz w:val="18"/>
        </w:rPr>
        <w:t>איור 5: שרטוט מסך קוקפיט כיתתי לפיקוח על 4 תלמידים במקביל (Multi-Student Cockpit Wireframe)</w:t>
      </w:r>
    </w:p>
    <w:p w14:paraId="7D118E34" w14:textId="77777777" w:rsidR="00353DEA" w:rsidRDefault="000670DD" w:rsidP="006E75C0">
      <w:pPr>
        <w:spacing w:before="30" w:after="50"/>
        <w:ind w:right="360"/>
      </w:pPr>
      <w:r>
        <w:rPr>
          <w:b/>
          <w:color w:val="2B6CB0"/>
          <w:sz w:val="20"/>
        </w:rPr>
        <w:t xml:space="preserve">• </w:t>
      </w:r>
      <w:r>
        <w:rPr>
          <w:b/>
          <w:color w:val="1A365D"/>
          <w:sz w:val="20"/>
        </w:rPr>
        <w:t xml:space="preserve">תצוגת 4 רבעים מקבילית: </w:t>
      </w:r>
      <w:r>
        <w:rPr>
          <w:color w:val="2D3748"/>
          <w:sz w:val="20"/>
        </w:rPr>
        <w:t>המסך מחולק ל-4 כרטיסי תלמיד נפרדים. כל כרטיס כולל תמונת ממוזערת (Thumbnail) חיה של הקנבס, מזהה נבדק, מספר בלוק נוכחי, זמן ריצה, כמות שגיאות מצטברת, ותג סטטוס צבעוני (NORMAL, CONSOLIDATION, ATTENTION).</w:t>
      </w:r>
    </w:p>
    <w:p w14:paraId="25894A64" w14:textId="77777777" w:rsidR="00353DEA" w:rsidRDefault="000670DD" w:rsidP="006E75C0">
      <w:pPr>
        <w:spacing w:before="30" w:after="50"/>
        <w:ind w:right="360"/>
      </w:pPr>
      <w:r>
        <w:rPr>
          <w:b/>
          <w:color w:val="2B6CB0"/>
          <w:sz w:val="20"/>
        </w:rPr>
        <w:t xml:space="preserve">• </w:t>
      </w:r>
      <w:r>
        <w:rPr>
          <w:b/>
          <w:color w:val="1A365D"/>
          <w:sz w:val="20"/>
        </w:rPr>
        <w:t xml:space="preserve">כפתורי שליטה מהירה בכל כרטיס: </w:t>
      </w:r>
      <w:r>
        <w:rPr>
          <w:color w:val="2D3748"/>
          <w:sz w:val="20"/>
        </w:rPr>
        <w:t>כפתור [Inspect 1:1] המרחיב את התלמיד לתצוגת קוקפיט מלאה של 80%/20%, וכפתור [Repeat Block] ייעודי להפעלה מחדש במקרה של הפרעה לתלמיד ספציפי.</w:t>
      </w:r>
    </w:p>
    <w:p w14:paraId="1EF7AE94" w14:textId="77777777" w:rsidR="00353DEA" w:rsidRDefault="000670DD" w:rsidP="006E75C0">
      <w:pPr>
        <w:spacing w:before="280" w:after="80"/>
      </w:pPr>
      <w:r>
        <w:rPr>
          <w:b/>
          <w:color w:val="1A365D"/>
          <w:sz w:val="28"/>
        </w:rPr>
        <w:t>7. מודל חישוב שגיאות, מדדים קינמטיים ואלגוריתמיקה קלינית</w:t>
      </w:r>
    </w:p>
    <w:p w14:paraId="1EF12BD9" w14:textId="77777777" w:rsidR="00353DEA" w:rsidRDefault="000670DD" w:rsidP="006E75C0">
      <w:pPr>
        <w:spacing w:before="40" w:after="80"/>
      </w:pPr>
      <w:r>
        <w:rPr>
          <w:color w:val="2D3748"/>
          <w:sz w:val="20"/>
        </w:rPr>
        <w:t>בהתאם להנחיות החוקרות, מודל השגיאות נבנה בשתי רמות ניתוח משלימות: רמת האות הבודדת (סגמנט) ורמת הבלוק הכולל:</w:t>
      </w:r>
    </w:p>
    <w:p w14:paraId="252BF3A2" w14:textId="77777777" w:rsidR="00353DEA" w:rsidRDefault="000670DD" w:rsidP="006E75C0">
      <w:pPr>
        <w:spacing w:before="180" w:after="60"/>
      </w:pPr>
      <w:r>
        <w:rPr>
          <w:b/>
          <w:color w:val="2B6CB0"/>
          <w:sz w:val="23"/>
        </w:rPr>
        <w:t>7.1 מודל שגיאות ברמת האות הבודדת (Single Letter Error Model)</w:t>
      </w:r>
    </w:p>
    <w:p w14:paraId="222E527D" w14:textId="77777777" w:rsidR="00353DEA" w:rsidRDefault="000670DD" w:rsidP="006E75C0">
      <w:pPr>
        <w:spacing w:before="30" w:after="50"/>
        <w:ind w:right="360"/>
      </w:pPr>
      <w:r>
        <w:rPr>
          <w:b/>
          <w:color w:val="2B6CB0"/>
          <w:sz w:val="20"/>
        </w:rPr>
        <w:t xml:space="preserve">• </w:t>
      </w:r>
      <w:r>
        <w:rPr>
          <w:b/>
          <w:color w:val="1A365D"/>
          <w:sz w:val="20"/>
        </w:rPr>
        <w:t xml:space="preserve">הרמת יד פנימית בתוך האות (Internal Pen Lift &gt; 0): </w:t>
      </w:r>
      <w:r>
        <w:rPr>
          <w:color w:val="2D3748"/>
          <w:sz w:val="20"/>
        </w:rPr>
        <w:t>כל אות נדרשת להיכתב בקו אחד רציף. אם נרשם אירוע Pen Up (לחץ = 0) לפני הגעה לנקודת היעד התחתונה (P3), האות מסומנת כשגויה.</w:t>
      </w:r>
    </w:p>
    <w:p w14:paraId="661F4792" w14:textId="77777777" w:rsidR="00353DEA" w:rsidRDefault="000670DD" w:rsidP="006E75C0">
      <w:pPr>
        <w:spacing w:before="30" w:after="50"/>
        <w:ind w:right="360"/>
      </w:pPr>
      <w:r>
        <w:rPr>
          <w:b/>
          <w:color w:val="2B6CB0"/>
          <w:sz w:val="20"/>
        </w:rPr>
        <w:t xml:space="preserve">• </w:t>
      </w:r>
      <w:r>
        <w:rPr>
          <w:b/>
          <w:color w:val="1A365D"/>
          <w:sz w:val="20"/>
        </w:rPr>
        <w:t xml:space="preserve">מעבר דרך נקודת האמצע (Middle Target Dot Hit): </w:t>
      </w:r>
      <w:r>
        <w:rPr>
          <w:color w:val="2D3748"/>
          <w:sz w:val="20"/>
        </w:rPr>
        <w:t>הקו חייב לעבור דרך השטח המעגלי המוגדר של נקודת האמצע (P2). החטאת נקודת האמצע (מרחק מינימלי מקו הציור למרכז הנקודה &gt; רדיוס המטרה R=3 מ"מ) נחשבת כשגיאת אות.</w:t>
      </w:r>
    </w:p>
    <w:p w14:paraId="590994CA" w14:textId="77777777" w:rsidR="00353DEA" w:rsidRDefault="000670DD" w:rsidP="006E75C0">
      <w:pPr>
        <w:spacing w:before="30" w:after="50"/>
        <w:ind w:right="360"/>
      </w:pPr>
      <w:r>
        <w:rPr>
          <w:b/>
          <w:color w:val="2B6CB0"/>
          <w:sz w:val="20"/>
        </w:rPr>
        <w:t xml:space="preserve">• </w:t>
      </w:r>
      <w:r>
        <w:rPr>
          <w:b/>
          <w:color w:val="1A365D"/>
          <w:sz w:val="20"/>
        </w:rPr>
        <w:t xml:space="preserve">רוחב סגמנט וטולרנס של 15±2 מ"מ: </w:t>
      </w:r>
      <w:r>
        <w:rPr>
          <w:color w:val="2D3748"/>
          <w:sz w:val="20"/>
        </w:rPr>
        <w:t>הרוחב הנומינלי של האות מוגדר כ-15 מ"מ (מרחק מקסימלי בציר הרוחב של הקו ביחס לקו המחבר את P1 ו-P3). טווח הטולרנס המותר הוא 13 מ"מ עד 17 מ"מ. חריגה מעל 17 מ"מ או מתחת ל-13 מ"מ מוגדרת כשגיאת גודל סגמנט.</w:t>
      </w:r>
    </w:p>
    <w:p w14:paraId="5F9DE0AC" w14:textId="77777777" w:rsidR="00353DEA" w:rsidRDefault="000670DD" w:rsidP="006E75C0">
      <w:pPr>
        <w:spacing w:before="180" w:after="60"/>
      </w:pPr>
      <w:r>
        <w:rPr>
          <w:b/>
          <w:color w:val="2B6CB0"/>
          <w:sz w:val="23"/>
        </w:rPr>
        <w:t>7.2 מודל שגיאות ומדדים ברמת הבלוק הכולל (Block-Level Metrics)</w:t>
      </w:r>
    </w:p>
    <w:p w14:paraId="46C117C7" w14:textId="77777777" w:rsidR="00353DEA" w:rsidRDefault="000670DD" w:rsidP="006E75C0">
      <w:pPr>
        <w:spacing w:before="30" w:after="50"/>
        <w:ind w:right="360"/>
      </w:pPr>
      <w:r>
        <w:rPr>
          <w:b/>
          <w:color w:val="2B6CB0"/>
          <w:sz w:val="20"/>
        </w:rPr>
        <w:t xml:space="preserve">• </w:t>
      </w:r>
      <w:r>
        <w:rPr>
          <w:b/>
          <w:color w:val="1A365D"/>
          <w:sz w:val="20"/>
        </w:rPr>
        <w:t xml:space="preserve">סך הרמות יד בבלוק (Total Block Pen Lifts): </w:t>
      </w:r>
      <w:r>
        <w:rPr>
          <w:color w:val="2D3748"/>
          <w:sz w:val="20"/>
        </w:rPr>
        <w:t>בלוק תקין של 15 אותיות מכיל בדיוק 15 הרמות יד (המעברים באוויר בין סיום אות אחת לתחילת האות הבאה). סך הרמות יד מעל 15 מעיד על קטיעת קווים וכתיבה מקוטעת. סך הרמות מתחת ל-15 מעיד על דילוג על אותיות או חיבור אותיות ללא הרמת עט.</w:t>
      </w:r>
    </w:p>
    <w:p w14:paraId="78B9F958" w14:textId="77777777" w:rsidR="00353DEA" w:rsidRDefault="000670DD" w:rsidP="006E75C0">
      <w:pPr>
        <w:spacing w:before="30" w:after="50"/>
        <w:ind w:right="360"/>
      </w:pPr>
      <w:r>
        <w:rPr>
          <w:b/>
          <w:color w:val="2B6CB0"/>
          <w:sz w:val="20"/>
        </w:rPr>
        <w:t xml:space="preserve">• </w:t>
      </w:r>
      <w:r>
        <w:rPr>
          <w:b/>
          <w:color w:val="1A365D"/>
          <w:sz w:val="20"/>
        </w:rPr>
        <w:t xml:space="preserve">סך אותיות שדולגו וננעלו (Locked Skipped Houses): </w:t>
      </w:r>
      <w:r>
        <w:rPr>
          <w:color w:val="2D3748"/>
          <w:sz w:val="20"/>
        </w:rPr>
        <w:t>מונה את כמות הקוביות שננעלו בעקבות דילוג קדימה. כל קוביה כזו נספרת כשגיאה מלאה.</w:t>
      </w:r>
    </w:p>
    <w:p w14:paraId="119F8CD3" w14:textId="77777777" w:rsidR="00353DEA" w:rsidRDefault="000670DD" w:rsidP="006E75C0">
      <w:pPr>
        <w:spacing w:before="30" w:after="50"/>
        <w:ind w:right="360"/>
      </w:pPr>
      <w:r>
        <w:rPr>
          <w:b/>
          <w:color w:val="2B6CB0"/>
          <w:sz w:val="20"/>
        </w:rPr>
        <w:lastRenderedPageBreak/>
        <w:t xml:space="preserve">• </w:t>
      </w:r>
      <w:r>
        <w:rPr>
          <w:b/>
          <w:color w:val="1A365D"/>
          <w:sz w:val="20"/>
        </w:rPr>
        <w:t xml:space="preserve">זמן מחושב פר צורות שהושלמו: </w:t>
      </w:r>
      <w:r>
        <w:rPr>
          <w:color w:val="2D3748"/>
          <w:sz w:val="20"/>
        </w:rPr>
        <w:t>זמן הביצוע המחושב של הבלוק מנורמל למספר הצורות שהילד השלים בפועל ברצף תקין, ללא שקלול שגוי של זמני דילוג.</w:t>
      </w:r>
    </w:p>
    <w:p w14:paraId="30EA24D7" w14:textId="77777777" w:rsidR="00353DEA" w:rsidRDefault="000670DD" w:rsidP="006E75C0">
      <w:pPr>
        <w:spacing w:before="30" w:after="50"/>
        <w:ind w:right="360"/>
      </w:pPr>
      <w:r>
        <w:rPr>
          <w:b/>
          <w:color w:val="2B6CB0"/>
          <w:sz w:val="20"/>
        </w:rPr>
        <w:t xml:space="preserve">• </w:t>
      </w:r>
      <w:r>
        <w:rPr>
          <w:b/>
          <w:color w:val="1A365D"/>
          <w:sz w:val="20"/>
        </w:rPr>
        <w:t xml:space="preserve">מדדי קינמטיקה מתקדמים: </w:t>
      </w:r>
      <w:r>
        <w:rPr>
          <w:color w:val="2D3748"/>
          <w:sz w:val="20"/>
        </w:rPr>
        <w:t>המערכת מחשבת עבור כל בלוק: משך זמן על הדף (On-Surface Time), משך זמן באוויר (In-Air Time), מהירות ממוצעת ושיא מהירות (Peak Velocity), עקומת אפנון לחץ (Pressure Curve), ומדד חלקות תנועה (Normalized Jerk Metric).</w:t>
      </w:r>
    </w:p>
    <w:p w14:paraId="219409B3" w14:textId="774B1B3D" w:rsidR="00353DEA" w:rsidRPr="008558CF" w:rsidRDefault="000670DD" w:rsidP="008558CF">
      <w:pPr>
        <w:pStyle w:val="ListParagraph"/>
        <w:numPr>
          <w:ilvl w:val="0"/>
          <w:numId w:val="10"/>
        </w:numPr>
        <w:spacing w:before="280" w:after="80"/>
        <w:rPr>
          <w:ins w:id="313" w:author="Yaki Grossman" w:date="2026-10-13T17:38:00Z" w16du:dateUtc="2026-10-13T14:38:00Z"/>
          <w:b/>
          <w:color w:val="1A365D"/>
          <w:sz w:val="28"/>
          <w:rPrChange w:id="314" w:author="Yaki Grossman" w:date="2026-10-13T17:38:00Z" w16du:dateUtc="2026-10-13T14:38:00Z">
            <w:rPr>
              <w:ins w:id="315" w:author="Yaki Grossman" w:date="2026-10-13T17:38:00Z" w16du:dateUtc="2026-10-13T14:38:00Z"/>
            </w:rPr>
          </w:rPrChange>
        </w:rPr>
        <w:pPrChange w:id="316" w:author="Yaki Grossman" w:date="2026-10-13T17:38:00Z" w16du:dateUtc="2026-10-13T14:38:00Z">
          <w:pPr>
            <w:spacing w:before="280" w:after="80"/>
          </w:pPr>
        </w:pPrChange>
      </w:pPr>
      <w:del w:id="317" w:author="Yaki Grossman" w:date="2026-10-13T17:38:00Z" w16du:dateUtc="2026-10-13T14:38:00Z">
        <w:r w:rsidRPr="008558CF" w:rsidDel="008558CF">
          <w:rPr>
            <w:b/>
            <w:color w:val="1A365D"/>
            <w:sz w:val="28"/>
            <w:rPrChange w:id="318" w:author="Yaki Grossman" w:date="2026-10-13T17:38:00Z" w16du:dateUtc="2026-10-13T14:38:00Z">
              <w:rPr/>
            </w:rPrChange>
          </w:rPr>
          <w:delText xml:space="preserve">8. </w:delText>
        </w:r>
      </w:del>
      <w:r w:rsidRPr="008558CF">
        <w:rPr>
          <w:b/>
          <w:color w:val="1A365D"/>
          <w:sz w:val="28"/>
          <w:rPrChange w:id="319" w:author="Yaki Grossman" w:date="2026-10-13T17:38:00Z" w16du:dateUtc="2026-10-13T14:38:00Z">
            <w:rPr/>
          </w:rPrChange>
        </w:rPr>
        <w:t>דרישות לא-פונקציונליות, אבטחת מידע והגנת פרטיות</w:t>
      </w:r>
      <w:ins w:id="320" w:author="Yaki Grossman" w:date="2026-10-13T17:38:00Z" w16du:dateUtc="2026-10-13T14:38:00Z">
        <w:r w:rsidR="0016592B" w:rsidRPr="008558CF">
          <w:rPr>
            <w:rFonts w:hint="cs"/>
            <w:b/>
            <w:color w:val="1A365D"/>
            <w:sz w:val="28"/>
            <w:rPrChange w:id="321" w:author="Yaki Grossman" w:date="2026-10-13T17:38:00Z" w16du:dateUtc="2026-10-13T14:38:00Z">
              <w:rPr>
                <w:rFonts w:hint="cs"/>
              </w:rPr>
            </w:rPrChange>
          </w:rPr>
          <w:t xml:space="preserve"> </w:t>
        </w:r>
      </w:ins>
    </w:p>
    <w:p w14:paraId="10DFDDC2" w14:textId="48751017" w:rsidR="008558CF" w:rsidRDefault="008558CF" w:rsidP="008558CF">
      <w:pPr>
        <w:pStyle w:val="ListParagraph"/>
        <w:spacing w:before="280" w:after="80"/>
        <w:pPrChange w:id="322" w:author="Yaki Grossman" w:date="2026-10-13T17:38:00Z" w16du:dateUtc="2026-10-13T14:38:00Z">
          <w:pPr>
            <w:spacing w:before="280" w:after="80"/>
          </w:pPr>
        </w:pPrChange>
      </w:pPr>
      <w:ins w:id="323" w:author="Yaki Grossman" w:date="2026-10-13T17:38:00Z" w16du:dateUtc="2026-10-13T14:38:00Z">
        <w:r>
          <w:rPr>
            <w:rFonts w:hint="cs"/>
          </w:rPr>
          <w:t>(יש לעדכן את מסמך הארכיטקטורה ככל שנדרש</w:t>
        </w:r>
        <w:r w:rsidR="00B07E0F">
          <w:rPr>
            <w:rFonts w:hint="cs"/>
          </w:rPr>
          <w:t>)</w:t>
        </w:r>
      </w:ins>
    </w:p>
    <w:p w14:paraId="4744D757" w14:textId="77777777" w:rsidR="00353DEA" w:rsidRDefault="000670DD" w:rsidP="006E75C0">
      <w:pPr>
        <w:spacing w:before="30" w:after="50"/>
        <w:ind w:right="360"/>
      </w:pPr>
      <w:r>
        <w:rPr>
          <w:b/>
          <w:color w:val="2B6CB0"/>
          <w:sz w:val="20"/>
        </w:rPr>
        <w:t xml:space="preserve">• </w:t>
      </w:r>
      <w:r>
        <w:rPr>
          <w:b/>
          <w:color w:val="1A365D"/>
          <w:sz w:val="20"/>
        </w:rPr>
        <w:t xml:space="preserve">שיהוי וזמן אמת (Real-Time Latency): </w:t>
      </w:r>
      <w:r>
        <w:rPr>
          <w:color w:val="2D3748"/>
          <w:sz w:val="20"/>
        </w:rPr>
        <w:t>שיהוי התקשורת P2P ב-Wi-Fi המקומי לא יעלה על 20ms, כדי להבטיח שיקוף קוקפיט חי ללא קיטועים.</w:t>
      </w:r>
    </w:p>
    <w:p w14:paraId="3706111A" w14:textId="77777777" w:rsidR="00353DEA" w:rsidRDefault="000670DD" w:rsidP="006E75C0">
      <w:pPr>
        <w:spacing w:before="30" w:after="50"/>
        <w:ind w:right="360"/>
      </w:pPr>
      <w:r>
        <w:rPr>
          <w:b/>
          <w:color w:val="2B6CB0"/>
          <w:sz w:val="20"/>
        </w:rPr>
        <w:t xml:space="preserve">• </w:t>
      </w:r>
      <w:r>
        <w:rPr>
          <w:b/>
          <w:color w:val="1A365D"/>
          <w:sz w:val="20"/>
        </w:rPr>
        <w:t xml:space="preserve">הגנת פרטיות ואנונימיזציה (PII Protection): </w:t>
      </w:r>
      <w:r>
        <w:rPr>
          <w:color w:val="2D3748"/>
          <w:sz w:val="20"/>
        </w:rPr>
        <w:t>אין לשמור שמות מלאים של תלמידים. מזהה הנבדק הינו אנונימי (Participant ID), ולצורכי תצוגה מקומית נשמרות לכל היותר שתי אותיות ראשונות של השם (ראשי תיבות).</w:t>
      </w:r>
    </w:p>
    <w:p w14:paraId="7ECAECE1" w14:textId="07A7EB9E" w:rsidR="00353DEA" w:rsidRDefault="000670DD" w:rsidP="006E75C0">
      <w:pPr>
        <w:spacing w:before="30" w:after="50"/>
        <w:ind w:right="360"/>
      </w:pPr>
      <w:r>
        <w:rPr>
          <w:b/>
          <w:color w:val="2B6CB0"/>
          <w:sz w:val="20"/>
        </w:rPr>
        <w:t xml:space="preserve">• </w:t>
      </w:r>
      <w:r>
        <w:rPr>
          <w:b/>
          <w:color w:val="1A365D"/>
          <w:sz w:val="20"/>
        </w:rPr>
        <w:t xml:space="preserve">הרשאות צפייה בווידאו (Evaluator-Only Access): </w:t>
      </w:r>
      <w:r>
        <w:rPr>
          <w:color w:val="2D3748"/>
          <w:sz w:val="20"/>
        </w:rPr>
        <w:t>סרטוני הווידאו של הילד (המוקלטים במצלמת ה-</w:t>
      </w:r>
      <w:del w:id="324" w:author="Yaki Grossman" w:date="2026-10-13T19:16:00Z" w16du:dateUtc="2026-10-13T16:16:00Z">
        <w:r w:rsidDel="0024025D">
          <w:rPr>
            <w:color w:val="2D3748"/>
            <w:sz w:val="20"/>
          </w:rPr>
          <w:delText>USB</w:delText>
        </w:r>
      </w:del>
      <w:ins w:id="325" w:author="Yaki Grossman" w:date="2026-10-13T19:16:00Z" w16du:dateUtc="2026-10-13T16:16:00Z">
        <w:r w:rsidR="0024025D">
          <w:rPr>
            <w:color w:val="2D3748"/>
            <w:sz w:val="20"/>
            <w:rtl w:val="0"/>
          </w:rPr>
          <w:t>IP</w:t>
        </w:r>
      </w:ins>
      <w:r>
        <w:rPr>
          <w:color w:val="2D3748"/>
          <w:sz w:val="20"/>
        </w:rPr>
        <w:t>) נגישים לצפייה אך ורק למאבחן המבצע שיצר את המבדק. אנליסטים ומשתמשים אחרים במערכת חשופים לנתוני הקינמטיקה והמדדים הסטטיסטיים בלבד.</w:t>
      </w:r>
    </w:p>
    <w:p w14:paraId="49EE7D28" w14:textId="77777777" w:rsidR="00353DEA" w:rsidRDefault="000670DD" w:rsidP="006E75C0">
      <w:pPr>
        <w:spacing w:before="30" w:after="50"/>
        <w:ind w:right="360"/>
      </w:pPr>
      <w:r>
        <w:rPr>
          <w:b/>
          <w:color w:val="2B6CB0"/>
          <w:sz w:val="20"/>
        </w:rPr>
        <w:t xml:space="preserve">• </w:t>
      </w:r>
      <w:r>
        <w:rPr>
          <w:b/>
          <w:color w:val="1A365D"/>
          <w:sz w:val="20"/>
        </w:rPr>
        <w:t xml:space="preserve">הצפנה מלאה במנוחה ובתעבורה: </w:t>
      </w:r>
      <w:r>
        <w:rPr>
          <w:color w:val="2D3748"/>
          <w:sz w:val="20"/>
        </w:rPr>
        <w:t>כלל התקשורת מוצפנת ב-TLS/WSS מקומי. מסדי הנתונים PostgreSQL ו-TimescaleDB מאוחסנים על גבי כוננים מוצפנים (LUKS), ומאגר MinIO מוגדר בהצפנת SSE-S3.</w:t>
      </w:r>
    </w:p>
    <w:p w14:paraId="5D444677" w14:textId="77777777" w:rsidR="00353DEA" w:rsidRDefault="000670DD" w:rsidP="006E75C0">
      <w:pPr>
        <w:spacing w:before="30" w:after="50"/>
        <w:ind w:right="360"/>
      </w:pPr>
      <w:r>
        <w:rPr>
          <w:b/>
          <w:color w:val="2B6CB0"/>
          <w:sz w:val="20"/>
        </w:rPr>
        <w:t xml:space="preserve">• </w:t>
      </w:r>
      <w:r>
        <w:rPr>
          <w:b/>
          <w:color w:val="1A365D"/>
          <w:sz w:val="20"/>
        </w:rPr>
        <w:t xml:space="preserve">מחיקה יזומה ומשולבת (Cascading Deletion): </w:t>
      </w:r>
      <w:r>
        <w:rPr>
          <w:color w:val="2D3748"/>
          <w:sz w:val="20"/>
        </w:rPr>
        <w:t>מחיקת רשומת סשן מוחקת לצמיתות ובאופן מדורג את כלל נתוני ה-TimescaleDB ואת קובץ הווידאו מ-MinIO.</w:t>
      </w:r>
    </w:p>
    <w:p w14:paraId="1F502264" w14:textId="77777777" w:rsidR="00353DEA" w:rsidRDefault="000670DD" w:rsidP="006E75C0">
      <w:pPr>
        <w:spacing w:before="280" w:after="80"/>
      </w:pPr>
      <w:r>
        <w:rPr>
          <w:b/>
          <w:color w:val="1A365D"/>
          <w:sz w:val="28"/>
        </w:rPr>
        <w:t>9. סיכום תכולה ומוכנות ליישום (Roadmap &amp; Implementation Readiness)</w:t>
      </w:r>
    </w:p>
    <w:p w14:paraId="60442407" w14:textId="77777777" w:rsidR="00353DEA" w:rsidRDefault="000670DD" w:rsidP="006E75C0">
      <w:pPr>
        <w:spacing w:before="40" w:after="80"/>
      </w:pPr>
      <w:r>
        <w:rPr>
          <w:color w:val="2D3748"/>
          <w:sz w:val="20"/>
        </w:rPr>
        <w:t>מסמך זה מרכז וממצה את כלל הדרישות הפונקציונליות, הארכיטקטוניות והקליניות הנדרשות לפיתוח גרסה 1.0 של מערכת ILT:</w:t>
      </w:r>
    </w:p>
    <w:p w14:paraId="3127083F" w14:textId="77777777" w:rsidR="00353DEA" w:rsidRDefault="000670DD" w:rsidP="006E75C0">
      <w:pPr>
        <w:spacing w:before="30" w:after="50"/>
        <w:ind w:right="360"/>
      </w:pPr>
      <w:r>
        <w:rPr>
          <w:b/>
          <w:color w:val="2B6CB0"/>
          <w:sz w:val="20"/>
        </w:rPr>
        <w:t xml:space="preserve">• </w:t>
      </w:r>
      <w:r>
        <w:rPr>
          <w:b/>
          <w:color w:val="1A365D"/>
          <w:sz w:val="20"/>
        </w:rPr>
        <w:t xml:space="preserve">מוכנות לפיתוח מיידי: </w:t>
      </w:r>
      <w:r>
        <w:rPr>
          <w:color w:val="2D3748"/>
          <w:sz w:val="20"/>
        </w:rPr>
        <w:t>כל 9 הנקודות הפתוחות נסגרו ואופיינו באופן לוגי וחד-משמעי. צוות הפיתוח יכול לגשת מיידית לבניית מסכי ה-React/Vue, מימוש רכיב ה-Canvas והקנבס בטאבלט, קידוד מילון ה-OpCodes והקמת סביבת הבדיקות המקומית.</w:t>
      </w:r>
    </w:p>
    <w:p w14:paraId="41741B59" w14:textId="77777777" w:rsidR="00353DEA" w:rsidRDefault="000670DD" w:rsidP="006E75C0">
      <w:pPr>
        <w:spacing w:before="30" w:after="50"/>
        <w:ind w:right="360"/>
      </w:pPr>
      <w:r>
        <w:rPr>
          <w:b/>
          <w:color w:val="2B6CB0"/>
          <w:sz w:val="20"/>
        </w:rPr>
        <w:t xml:space="preserve">• </w:t>
      </w:r>
      <w:r>
        <w:rPr>
          <w:b/>
          <w:color w:val="1A365D"/>
          <w:sz w:val="20"/>
        </w:rPr>
        <w:t xml:space="preserve">מיקוד פיילוט אוקטובר 2026: </w:t>
      </w:r>
      <w:r>
        <w:rPr>
          <w:color w:val="2D3748"/>
          <w:sz w:val="20"/>
        </w:rPr>
        <w:t>הפיתוח יתמקד בתבנית ה-3x5 של האות המומצאת ובתבנית ה-Blank Task המקבילה, תוך וידוא יציבות ערוץ ה-P2P ואיגום הנתונים.</w:t>
      </w:r>
    </w:p>
    <w:sectPr w:rsidR="00353DEA" w:rsidSect="00034616">
      <w:pgSz w:w="11909" w:h="16834"/>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חגית הולנדר(מתי&quot;א רג&quot;ב)" w:date="2026-10-07T21:26:00Z" w:initials="חה">
    <w:p w14:paraId="28605D6E" w14:textId="77777777" w:rsidR="00FD695F" w:rsidRDefault="00FD695F" w:rsidP="00FD695F">
      <w:pPr>
        <w:pStyle w:val="CommentText"/>
        <w:jc w:val="right"/>
      </w:pPr>
      <w:r>
        <w:rPr>
          <w:rStyle w:val="CommentReference"/>
        </w:rPr>
        <w:annotationRef/>
      </w:r>
      <w:r>
        <w:t>בבקשה להוסיף את ד"ר שושי דורפברגר כחלק מהחוקרים</w:t>
      </w:r>
    </w:p>
  </w:comment>
  <w:comment w:id="10" w:author="חגית הולנדר(מתי&quot;א רג&quot;ב)" w:date="2026-10-07T23:05:00Z" w:initials="חה">
    <w:p w14:paraId="1E05ED37" w14:textId="77777777" w:rsidR="00B718A9" w:rsidRDefault="00B718A9" w:rsidP="00B718A9">
      <w:pPr>
        <w:pStyle w:val="CommentText"/>
        <w:jc w:val="right"/>
      </w:pPr>
      <w:r>
        <w:rPr>
          <w:rStyle w:val="CommentReference"/>
        </w:rPr>
        <w:annotationRef/>
      </w:r>
      <w:r>
        <w:t xml:space="preserve">אסתי תוסיף ותתקן פה ותדייק רק עשיתי תיקונים ראשוניים. נראה לי שכדאי. </w:t>
      </w:r>
    </w:p>
  </w:comment>
  <w:comment w:id="87" w:author="חגית הולנדר(מתי&quot;א רג&quot;ב)" w:date="2026-10-07T23:04:00Z" w:initials="חה">
    <w:p w14:paraId="698BB42E" w14:textId="77777777" w:rsidR="00B718A9" w:rsidRDefault="00B718A9" w:rsidP="00B718A9">
      <w:pPr>
        <w:pStyle w:val="CommentText"/>
        <w:jc w:val="right"/>
      </w:pPr>
      <w:r>
        <w:rPr>
          <w:rStyle w:val="CommentReference"/>
        </w:rPr>
        <w:annotationRef/>
      </w:r>
      <w:r>
        <w:t>הוספתי את הבעיה של השימוש בעט</w:t>
      </w:r>
    </w:p>
  </w:comment>
  <w:comment w:id="100" w:author="חגית הולנדר(מתי&quot;א רג&quot;ב)" w:date="2026-10-07T23:56:00Z" w:initials="חה">
    <w:p w14:paraId="668FBF55" w14:textId="77777777" w:rsidR="00F321B5" w:rsidRDefault="00F321B5" w:rsidP="00F321B5">
      <w:pPr>
        <w:pStyle w:val="CommentText"/>
        <w:jc w:val="right"/>
      </w:pPr>
      <w:r>
        <w:rPr>
          <w:rStyle w:val="CommentReference"/>
        </w:rPr>
        <w:annotationRef/>
      </w:r>
      <w:r>
        <w:t xml:space="preserve">חשבתי שנכון להדגיש זאת כי ישנה מחשבה שהבדיקה צריכה להיעשות על נייר אמיתי כי כך הם לומדים לכתוב בחיים האמיתיים. ההצעה שלי שנשווה את הבדיקה הזו במערכת החדשה עם בדיקה מקבילה שתעשה על נייר (100  ילדים במערכת החדשה ו100 על דפים רגילים עם מדידת זמן ודיוק לפי המדידות הידניות שנעשו בעבר וכן נשווה למערכת הישנה עם 100 מדידות שכבר נותחו . כך נוכל לוודא שאין הבדלים משמעותיים בין סוגי המדידות השונות. </w:t>
      </w:r>
    </w:p>
  </w:comment>
  <w:comment w:id="102" w:author="חגית הולנדר(מתי&quot;א רג&quot;ב)" w:date="2026-10-07T23:27:00Z" w:initials="חה">
    <w:p w14:paraId="0085D30C" w14:textId="77777777" w:rsidR="003B37D4" w:rsidRDefault="003B37D4" w:rsidP="003B37D4">
      <w:pPr>
        <w:pStyle w:val="CommentText"/>
        <w:jc w:val="right"/>
      </w:pPr>
      <w:r>
        <w:rPr>
          <w:rStyle w:val="CommentReference"/>
        </w:rPr>
        <w:annotationRef/>
      </w:r>
      <w:r>
        <w:t>בדקתי שוב את הפרוטוקול. יש לנו הדגמה של סרטון ואז ביצוע של  4 בלוקים של בצוע על הטאבלט . לאחר מכן 2 בלוקים במחברת עוצרים, מראים את הסרטון השני ואז ממשיכים עוד 2 במחברת.  לא בטוחה אם זה משנה...</w:t>
      </w:r>
    </w:p>
  </w:comment>
  <w:comment w:id="119" w:author="חגית הולנדר(מתי&quot;א רג&quot;ב)" w:date="2026-10-07T23:39:00Z" w:initials="חה">
    <w:p w14:paraId="753C4BB7" w14:textId="77777777" w:rsidR="00D43FAE" w:rsidRDefault="00D43FAE" w:rsidP="00D43FAE">
      <w:pPr>
        <w:pStyle w:val="CommentText"/>
        <w:jc w:val="right"/>
      </w:pPr>
      <w:r>
        <w:rPr>
          <w:rStyle w:val="CommentReference"/>
        </w:rPr>
        <w:annotationRef/>
      </w:r>
      <w:r>
        <w:t xml:space="preserve">לא בטוחה שזה מדויק. חישוב הזמן הוא למספר הסגמנטים בסה"כ. אם הוא תיקן זה עדיין חלק מהזמן שנמדד... הבלוק שמתקן ננעל אבל הזמן אם הוא מתקן לדעתי כן צריך להיות מחושב.. אסתי? </w:t>
      </w:r>
    </w:p>
  </w:comment>
  <w:comment w:id="120" w:author="חגית הולנדר(מתי&quot;א רג&quot;ב)" w:date="2026-10-07T23:45:00Z" w:initials="חה">
    <w:p w14:paraId="074B4AF0" w14:textId="77777777" w:rsidR="00D43FAE" w:rsidRDefault="00D43FAE" w:rsidP="00D43FAE">
      <w:pPr>
        <w:pStyle w:val="CommentText"/>
        <w:jc w:val="right"/>
      </w:pPr>
      <w:r>
        <w:rPr>
          <w:rStyle w:val="CommentReference"/>
        </w:rPr>
        <w:annotationRef/>
      </w:r>
      <w:r>
        <w:t>חשוב מאוד מאוד כיון שבדגם של האימון בתוכנית ההתערבות, הדף דומה ל</w:t>
      </w:r>
      <w:r>
        <w:rPr>
          <w:rtl w:val="0"/>
        </w:rPr>
        <w:t>ILT</w:t>
      </w:r>
      <w:r>
        <w:t xml:space="preserve"> אבל יש לו שורה ראשונה מלאה לחיבור נקודות שורה שנייה רק נקודת התחלה ושורה שלישית של הבלוק ללא שום נקודות ציון. אם נוכל להשתמש בדגם הזה בהמשך נוכל לבדוק אם יש את יכולת ההעברה ומה זה דורש מהילד ואיפה הילדים נכשלים... </w:t>
      </w:r>
    </w:p>
  </w:comment>
  <w:comment w:id="121" w:author="חגית הולנדר(מתי&quot;א רג&quot;ב)" w:date="2026-10-07T23:46:00Z" w:initials="חה">
    <w:p w14:paraId="395A1648" w14:textId="77777777" w:rsidR="00D43FAE" w:rsidRDefault="00D43FAE" w:rsidP="00D43FAE">
      <w:pPr>
        <w:pStyle w:val="CommentText"/>
        <w:jc w:val="right"/>
      </w:pPr>
      <w:r>
        <w:rPr>
          <w:rStyle w:val="CommentReference"/>
        </w:rPr>
        <w:annotationRef/>
      </w:r>
      <w:r>
        <w:t>אני עדיין חושבת שזה חשוב לפיתוח המיידי. אפילו הכרחי</w:t>
      </w:r>
    </w:p>
  </w:comment>
  <w:comment w:id="202" w:author="חגית הולנדר(מתי&quot;א רג&quot;ב)" w:date="2026-10-07T23:47:00Z" w:initials="חה">
    <w:p w14:paraId="404A76ED" w14:textId="77777777" w:rsidR="00F321B5" w:rsidRDefault="00F321B5" w:rsidP="00F321B5">
      <w:pPr>
        <w:pStyle w:val="CommentText"/>
        <w:jc w:val="right"/>
      </w:pPr>
      <w:r>
        <w:rPr>
          <w:rStyle w:val="CommentReference"/>
        </w:rPr>
        <w:annotationRef/>
      </w:r>
      <w:r>
        <w:t xml:space="preserve">האם חייבים מחשב למאבחן? למה לא מספיק הביצוע על הטאבלט? איפה התפקיד של המחשב הנוסף נכנס פה? אשמח להסבר. </w:t>
      </w:r>
    </w:p>
  </w:comment>
  <w:comment w:id="204" w:author="חגית הולנדר(מתי&quot;א רג&quot;ב)" w:date="2026-10-08T00:08:00Z" w:initials="חה">
    <w:p w14:paraId="3BD455F3" w14:textId="77777777" w:rsidR="00B179CD" w:rsidRDefault="00B179CD" w:rsidP="00B179CD">
      <w:pPr>
        <w:pStyle w:val="CommentText"/>
        <w:jc w:val="right"/>
      </w:pPr>
      <w:r>
        <w:rPr>
          <w:rStyle w:val="CommentReference"/>
        </w:rPr>
        <w:annotationRef/>
      </w:r>
      <w:r>
        <w:t>זה מדהים אם יהיה אפשרות לצלם את הידיים... הפנים זה בעייתי מאוד... אולי כדאי להוריד את המילה הזו? האם לצורך כך יש את המחשב הנוסף? אם כך זה מעולה</w:t>
      </w:r>
    </w:p>
  </w:comment>
  <w:comment w:id="218" w:author="חגית הולנדר(מתי&quot;א רג&quot;ב)" w:date="2026-10-08T00:46:00Z" w:initials="חה">
    <w:p w14:paraId="3FFFDFFF" w14:textId="77777777" w:rsidR="009573C0" w:rsidRDefault="009573C0" w:rsidP="009573C0">
      <w:pPr>
        <w:pStyle w:val="CommentText"/>
        <w:jc w:val="right"/>
      </w:pPr>
      <w:r>
        <w:rPr>
          <w:rStyle w:val="CommentReference"/>
        </w:rPr>
        <w:annotationRef/>
      </w:r>
      <w:r>
        <w:t xml:space="preserve">האם זה מאפשר כתיבה בכיונים של שמאל לימין למעלה למטה כפי שדברנו? </w:t>
      </w:r>
    </w:p>
  </w:comment>
  <w:comment w:id="232" w:author="Yaki Grossman" w:date="2026-10-13T13:39:00Z" w:initials="YG">
    <w:p w14:paraId="21D5F874" w14:textId="77777777" w:rsidR="007D4CCD" w:rsidRDefault="007D4CCD" w:rsidP="007D4CCD">
      <w:pPr>
        <w:pStyle w:val="CommentText"/>
        <w:bidi w:val="0"/>
      </w:pPr>
      <w:r>
        <w:rPr>
          <w:rStyle w:val="CommentReference"/>
        </w:rPr>
        <w:annotationRef/>
      </w:r>
      <w:r>
        <w:t>אין צורך כיון שהשפה נקבעת כבר בשלב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05D6E" w15:done="0"/>
  <w15:commentEx w15:paraId="1E05ED37" w15:done="0"/>
  <w15:commentEx w15:paraId="698BB42E" w15:done="0"/>
  <w15:commentEx w15:paraId="668FBF55" w15:done="0"/>
  <w15:commentEx w15:paraId="0085D30C" w15:done="0"/>
  <w15:commentEx w15:paraId="753C4BB7" w15:done="0"/>
  <w15:commentEx w15:paraId="074B4AF0" w15:done="0"/>
  <w15:commentEx w15:paraId="395A1648" w15:done="0"/>
  <w15:commentEx w15:paraId="404A76ED" w15:done="0"/>
  <w15:commentEx w15:paraId="3BD455F3" w15:done="0"/>
  <w15:commentEx w15:paraId="3FFFDFFF" w15:done="0"/>
  <w15:commentEx w15:paraId="21D5F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459B96" w16cex:dateUtc="2026-10-07T18:26:00Z"/>
  <w16cex:commentExtensible w16cex:durableId="7A660305" w16cex:dateUtc="2026-10-07T20:05:00Z"/>
  <w16cex:commentExtensible w16cex:durableId="15C0EAE9" w16cex:dateUtc="2026-10-07T20:04:00Z"/>
  <w16cex:commentExtensible w16cex:durableId="74FEE55A" w16cex:dateUtc="2026-10-07T20:56:00Z"/>
  <w16cex:commentExtensible w16cex:durableId="15909E1A" w16cex:dateUtc="2026-10-07T20:27:00Z"/>
  <w16cex:commentExtensible w16cex:durableId="330AEE0F" w16cex:dateUtc="2026-10-07T20:39:00Z"/>
  <w16cex:commentExtensible w16cex:durableId="4CF144EC" w16cex:dateUtc="2026-10-07T20:45:00Z"/>
  <w16cex:commentExtensible w16cex:durableId="0B917CC8" w16cex:dateUtc="2026-10-07T20:46:00Z"/>
  <w16cex:commentExtensible w16cex:durableId="185C7865" w16cex:dateUtc="2026-10-07T20:47:00Z"/>
  <w16cex:commentExtensible w16cex:durableId="46903DFC" w16cex:dateUtc="2026-10-07T21:08:00Z"/>
  <w16cex:commentExtensible w16cex:durableId="26276FE6" w16cex:dateUtc="2026-10-07T21:46:00Z"/>
  <w16cex:commentExtensible w16cex:durableId="354CED03" w16cex:dateUtc="2026-10-13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05D6E" w16cid:durableId="56459B96"/>
  <w16cid:commentId w16cid:paraId="1E05ED37" w16cid:durableId="7A660305"/>
  <w16cid:commentId w16cid:paraId="698BB42E" w16cid:durableId="15C0EAE9"/>
  <w16cid:commentId w16cid:paraId="668FBF55" w16cid:durableId="74FEE55A"/>
  <w16cid:commentId w16cid:paraId="0085D30C" w16cid:durableId="15909E1A"/>
  <w16cid:commentId w16cid:paraId="753C4BB7" w16cid:durableId="330AEE0F"/>
  <w16cid:commentId w16cid:paraId="074B4AF0" w16cid:durableId="4CF144EC"/>
  <w16cid:commentId w16cid:paraId="395A1648" w16cid:durableId="0B917CC8"/>
  <w16cid:commentId w16cid:paraId="404A76ED" w16cid:durableId="185C7865"/>
  <w16cid:commentId w16cid:paraId="3BD455F3" w16cid:durableId="46903DFC"/>
  <w16cid:commentId w16cid:paraId="3FFFDFFF" w16cid:durableId="26276FE6"/>
  <w16cid:commentId w16cid:paraId="21D5F874" w16cid:durableId="354CED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01CFC"/>
    <w:multiLevelType w:val="hybridMultilevel"/>
    <w:tmpl w:val="176CCA04"/>
    <w:lvl w:ilvl="0" w:tplc="E29C2A0A">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670522077">
    <w:abstractNumId w:val="8"/>
  </w:num>
  <w:num w:numId="2" w16cid:durableId="2049910467">
    <w:abstractNumId w:val="6"/>
  </w:num>
  <w:num w:numId="3" w16cid:durableId="1694334084">
    <w:abstractNumId w:val="5"/>
  </w:num>
  <w:num w:numId="4" w16cid:durableId="296037472">
    <w:abstractNumId w:val="4"/>
  </w:num>
  <w:num w:numId="5" w16cid:durableId="1088233521">
    <w:abstractNumId w:val="7"/>
  </w:num>
  <w:num w:numId="6" w16cid:durableId="968785343">
    <w:abstractNumId w:val="3"/>
  </w:num>
  <w:num w:numId="7" w16cid:durableId="328487416">
    <w:abstractNumId w:val="2"/>
  </w:num>
  <w:num w:numId="8" w16cid:durableId="1008217827">
    <w:abstractNumId w:val="1"/>
  </w:num>
  <w:num w:numId="9" w16cid:durableId="962924335">
    <w:abstractNumId w:val="0"/>
  </w:num>
  <w:num w:numId="10" w16cid:durableId="184767066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חגית הולנדר(מתי&quot;א רג&quot;ב)">
    <w15:presenceInfo w15:providerId="AD" w15:userId="S::Chagit.Hollander@matya365.org.il::00b40488-721c-455f-bc3d-638b35b5ce2d"/>
  </w15:person>
  <w15:person w15:author="Yaki Grossman">
    <w15:presenceInfo w15:providerId="Windows Live" w15:userId="882daf502b62e2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80"/>
    <w:rsid w:val="00034616"/>
    <w:rsid w:val="00047FCC"/>
    <w:rsid w:val="0006063C"/>
    <w:rsid w:val="000670DD"/>
    <w:rsid w:val="00070645"/>
    <w:rsid w:val="00094EE8"/>
    <w:rsid w:val="000A4E6C"/>
    <w:rsid w:val="000B281C"/>
    <w:rsid w:val="000B45E1"/>
    <w:rsid w:val="000C0C86"/>
    <w:rsid w:val="000D1FC8"/>
    <w:rsid w:val="000E751E"/>
    <w:rsid w:val="000F025C"/>
    <w:rsid w:val="00105D69"/>
    <w:rsid w:val="001068C9"/>
    <w:rsid w:val="001302F4"/>
    <w:rsid w:val="00135C7C"/>
    <w:rsid w:val="00136D54"/>
    <w:rsid w:val="0015074B"/>
    <w:rsid w:val="0016592B"/>
    <w:rsid w:val="00172148"/>
    <w:rsid w:val="001753C8"/>
    <w:rsid w:val="00195047"/>
    <w:rsid w:val="001C4B36"/>
    <w:rsid w:val="001C616D"/>
    <w:rsid w:val="001D1369"/>
    <w:rsid w:val="001D20BD"/>
    <w:rsid w:val="001F451E"/>
    <w:rsid w:val="0024025D"/>
    <w:rsid w:val="00245A95"/>
    <w:rsid w:val="00283DB1"/>
    <w:rsid w:val="0029639D"/>
    <w:rsid w:val="002D773F"/>
    <w:rsid w:val="00313B46"/>
    <w:rsid w:val="00326F90"/>
    <w:rsid w:val="00341682"/>
    <w:rsid w:val="003470AD"/>
    <w:rsid w:val="00353DEA"/>
    <w:rsid w:val="003B37D4"/>
    <w:rsid w:val="003C1550"/>
    <w:rsid w:val="003C75AA"/>
    <w:rsid w:val="003D6F8C"/>
    <w:rsid w:val="003F4BA6"/>
    <w:rsid w:val="003F79D9"/>
    <w:rsid w:val="00403A56"/>
    <w:rsid w:val="0044725C"/>
    <w:rsid w:val="004607AE"/>
    <w:rsid w:val="00480F9F"/>
    <w:rsid w:val="004A2A96"/>
    <w:rsid w:val="004A53DA"/>
    <w:rsid w:val="004B4BDA"/>
    <w:rsid w:val="004E6195"/>
    <w:rsid w:val="004F426B"/>
    <w:rsid w:val="0051099B"/>
    <w:rsid w:val="005140BF"/>
    <w:rsid w:val="00514251"/>
    <w:rsid w:val="00523DB0"/>
    <w:rsid w:val="00524CC3"/>
    <w:rsid w:val="00525351"/>
    <w:rsid w:val="005A23AA"/>
    <w:rsid w:val="005B3B4F"/>
    <w:rsid w:val="005D47E4"/>
    <w:rsid w:val="006837E9"/>
    <w:rsid w:val="00684DB3"/>
    <w:rsid w:val="006E75C0"/>
    <w:rsid w:val="006F74F7"/>
    <w:rsid w:val="0070064D"/>
    <w:rsid w:val="007304E9"/>
    <w:rsid w:val="00736AE6"/>
    <w:rsid w:val="007440E5"/>
    <w:rsid w:val="00777015"/>
    <w:rsid w:val="00793CD9"/>
    <w:rsid w:val="007A0462"/>
    <w:rsid w:val="007B1B16"/>
    <w:rsid w:val="007D4CCD"/>
    <w:rsid w:val="00811ECF"/>
    <w:rsid w:val="00825AA4"/>
    <w:rsid w:val="008372FA"/>
    <w:rsid w:val="0084123B"/>
    <w:rsid w:val="0085464A"/>
    <w:rsid w:val="008558CF"/>
    <w:rsid w:val="00903F11"/>
    <w:rsid w:val="0091062C"/>
    <w:rsid w:val="00912FF9"/>
    <w:rsid w:val="00935D7A"/>
    <w:rsid w:val="00937DCB"/>
    <w:rsid w:val="009573C0"/>
    <w:rsid w:val="009613D5"/>
    <w:rsid w:val="00980DDB"/>
    <w:rsid w:val="00996653"/>
    <w:rsid w:val="009B027D"/>
    <w:rsid w:val="009D5780"/>
    <w:rsid w:val="009D5CC7"/>
    <w:rsid w:val="009F5547"/>
    <w:rsid w:val="00A01612"/>
    <w:rsid w:val="00A23A5C"/>
    <w:rsid w:val="00A70CEA"/>
    <w:rsid w:val="00A85B7E"/>
    <w:rsid w:val="00A85F0F"/>
    <w:rsid w:val="00AA1D8D"/>
    <w:rsid w:val="00AA6CBA"/>
    <w:rsid w:val="00AC1057"/>
    <w:rsid w:val="00AD70A6"/>
    <w:rsid w:val="00AF1152"/>
    <w:rsid w:val="00B0147B"/>
    <w:rsid w:val="00B07E0F"/>
    <w:rsid w:val="00B10F40"/>
    <w:rsid w:val="00B179CD"/>
    <w:rsid w:val="00B3459F"/>
    <w:rsid w:val="00B47730"/>
    <w:rsid w:val="00B57079"/>
    <w:rsid w:val="00B65B5A"/>
    <w:rsid w:val="00B718A9"/>
    <w:rsid w:val="00B76E0C"/>
    <w:rsid w:val="00B948D8"/>
    <w:rsid w:val="00BA3C93"/>
    <w:rsid w:val="00BA56C7"/>
    <w:rsid w:val="00C00251"/>
    <w:rsid w:val="00C505E0"/>
    <w:rsid w:val="00C73808"/>
    <w:rsid w:val="00C865C9"/>
    <w:rsid w:val="00CA41A6"/>
    <w:rsid w:val="00CB0664"/>
    <w:rsid w:val="00CB45DE"/>
    <w:rsid w:val="00CC5650"/>
    <w:rsid w:val="00D1485A"/>
    <w:rsid w:val="00D22CEF"/>
    <w:rsid w:val="00D3214D"/>
    <w:rsid w:val="00D37D26"/>
    <w:rsid w:val="00D43FAE"/>
    <w:rsid w:val="00DB59FD"/>
    <w:rsid w:val="00DC5EAB"/>
    <w:rsid w:val="00DC6785"/>
    <w:rsid w:val="00E051A0"/>
    <w:rsid w:val="00E77F9D"/>
    <w:rsid w:val="00EA2A9F"/>
    <w:rsid w:val="00EB10C8"/>
    <w:rsid w:val="00EF162E"/>
    <w:rsid w:val="00EF658F"/>
    <w:rsid w:val="00F05573"/>
    <w:rsid w:val="00F1145A"/>
    <w:rsid w:val="00F16770"/>
    <w:rsid w:val="00F21C7A"/>
    <w:rsid w:val="00F31268"/>
    <w:rsid w:val="00F321B5"/>
    <w:rsid w:val="00F47145"/>
    <w:rsid w:val="00F57C20"/>
    <w:rsid w:val="00F703D7"/>
    <w:rsid w:val="00F942F5"/>
    <w:rsid w:val="00F97DF2"/>
    <w:rsid w:val="00FA3790"/>
    <w:rsid w:val="00FC693F"/>
    <w:rsid w:val="00FC6FE4"/>
    <w:rsid w:val="00FD695F"/>
    <w:rsid w:val="00FD7B7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2C150"/>
  <w14:defaultImageDpi w14:val="300"/>
  <w15:docId w15:val="{A4EC676A-069A-4DB9-A363-F41D0061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D695F"/>
    <w:pPr>
      <w:spacing w:after="0" w:line="240" w:lineRule="auto"/>
    </w:pPr>
    <w:rPr>
      <w:rFonts w:ascii="Arial" w:hAnsi="Arial" w:cs="Arial"/>
      <w:rtl/>
      <w:lang w:bidi="he-IL"/>
    </w:rPr>
  </w:style>
  <w:style w:type="character" w:styleId="CommentReference">
    <w:name w:val="annotation reference"/>
    <w:basedOn w:val="DefaultParagraphFont"/>
    <w:uiPriority w:val="99"/>
    <w:semiHidden/>
    <w:unhideWhenUsed/>
    <w:rsid w:val="00FD695F"/>
    <w:rPr>
      <w:sz w:val="16"/>
      <w:szCs w:val="16"/>
    </w:rPr>
  </w:style>
  <w:style w:type="paragraph" w:styleId="CommentText">
    <w:name w:val="annotation text"/>
    <w:basedOn w:val="Normal"/>
    <w:link w:val="CommentTextChar"/>
    <w:uiPriority w:val="99"/>
    <w:unhideWhenUsed/>
    <w:rsid w:val="00FD695F"/>
    <w:pPr>
      <w:spacing w:line="240" w:lineRule="auto"/>
    </w:pPr>
    <w:rPr>
      <w:sz w:val="20"/>
      <w:szCs w:val="20"/>
    </w:rPr>
  </w:style>
  <w:style w:type="character" w:customStyle="1" w:styleId="CommentTextChar">
    <w:name w:val="Comment Text Char"/>
    <w:basedOn w:val="DefaultParagraphFont"/>
    <w:link w:val="CommentText"/>
    <w:uiPriority w:val="99"/>
    <w:rsid w:val="00FD695F"/>
    <w:rPr>
      <w:rFonts w:ascii="Arial" w:hAnsi="Arial" w:cs="Arial"/>
      <w:sz w:val="20"/>
      <w:szCs w:val="20"/>
      <w:lang w:bidi="he-IL"/>
    </w:rPr>
  </w:style>
  <w:style w:type="paragraph" w:styleId="CommentSubject">
    <w:name w:val="annotation subject"/>
    <w:basedOn w:val="CommentText"/>
    <w:next w:val="CommentText"/>
    <w:link w:val="CommentSubjectChar"/>
    <w:uiPriority w:val="99"/>
    <w:semiHidden/>
    <w:unhideWhenUsed/>
    <w:rsid w:val="00FD695F"/>
    <w:rPr>
      <w:b/>
      <w:bCs/>
    </w:rPr>
  </w:style>
  <w:style w:type="character" w:customStyle="1" w:styleId="CommentSubjectChar">
    <w:name w:val="Comment Subject Char"/>
    <w:basedOn w:val="CommentTextChar"/>
    <w:link w:val="CommentSubject"/>
    <w:uiPriority w:val="99"/>
    <w:semiHidden/>
    <w:rsid w:val="00FD695F"/>
    <w:rPr>
      <w:rFonts w:ascii="Arial" w:hAnsi="Arial" w:cs="Arial"/>
      <w:b/>
      <w:bCs/>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TotalTime>
  <Pages>15</Pages>
  <Words>3559</Words>
  <Characters>20287</Characters>
  <Application>Microsoft Office Word</Application>
  <DocSecurity>0</DocSecurity>
  <Lines>169</Lines>
  <Paragraphs>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132</cp:revision>
  <dcterms:created xsi:type="dcterms:W3CDTF">2026-10-12T17:36:00Z</dcterms:created>
  <dcterms:modified xsi:type="dcterms:W3CDTF">2026-10-13T16:17:00Z</dcterms:modified>
  <cp:category/>
</cp:coreProperties>
</file>