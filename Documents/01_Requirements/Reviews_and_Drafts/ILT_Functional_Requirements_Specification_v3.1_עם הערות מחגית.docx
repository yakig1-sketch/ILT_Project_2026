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7EB8B" w14:textId="77777777" w:rsidR="004864F0" w:rsidRDefault="00E936A4" w:rsidP="00A95FC8">
      <w:pPr>
        <w:spacing w:before="160" w:after="80"/>
        <w:jc w:val="center"/>
      </w:pPr>
      <w:r>
        <w:rPr>
          <w:b/>
          <w:color w:val="1A365D"/>
          <w:sz w:val="36"/>
        </w:rPr>
        <w:t>מערכת ILT - מסמך הגדרת דרישות תוכנה ומפרט פונקציונלי (FRS / SRS v3.1)</w:t>
      </w:r>
    </w:p>
    <w:p w14:paraId="28C4102F" w14:textId="77777777" w:rsidR="004864F0" w:rsidRDefault="00E936A4" w:rsidP="00A95FC8">
      <w:r>
        <w:rPr>
          <w:i/>
          <w:color w:val="4A5568"/>
          <w:sz w:val="21"/>
        </w:rPr>
        <w:t>אפיון דרישות פונקציונליות, שרטוט מסכים (Wireframes), תהליכי עבודה (Workflows), תוכנית התערבות (א-ת / A-Z), היררכיית טיימרים ומודל קליני-אלגוריתמי</w:t>
      </w:r>
    </w:p>
    <w:tbl>
      <w:tblPr>
        <w:bidiVisual/>
        <w:tblW w:w="0" w:type="auto"/>
        <w:jc w:val="center"/>
        <w:tblLook w:val="04A0" w:firstRow="1" w:lastRow="0" w:firstColumn="1" w:lastColumn="0" w:noHBand="0" w:noVBand="1"/>
      </w:tblPr>
      <w:tblGrid>
        <w:gridCol w:w="2160"/>
        <w:gridCol w:w="2736"/>
        <w:gridCol w:w="2160"/>
        <w:gridCol w:w="2736"/>
      </w:tblGrid>
      <w:tr w:rsidR="004864F0" w14:paraId="3A496411" w14:textId="77777777">
        <w:trPr>
          <w:jc w:val="center"/>
        </w:trPr>
        <w:tc>
          <w:tcPr>
            <w:tcW w:w="2160" w:type="dxa"/>
            <w:shd w:val="clear" w:color="auto" w:fill="2B6CB0"/>
            <w:tcMar>
              <w:top w:w="100" w:type="dxa"/>
              <w:left w:w="100" w:type="dxa"/>
              <w:bottom w:w="100" w:type="dxa"/>
              <w:right w:w="100" w:type="dxa"/>
            </w:tcMar>
          </w:tcPr>
          <w:p w14:paraId="04ADA901" w14:textId="77777777" w:rsidR="004864F0" w:rsidRDefault="00E936A4" w:rsidP="00A95FC8">
            <w:pPr>
              <w:spacing w:before="40" w:after="40"/>
            </w:pPr>
            <w:r>
              <w:rPr>
                <w:b/>
                <w:color w:val="FFFFFF"/>
                <w:sz w:val="19"/>
              </w:rPr>
              <w:t>פרמטר מסמך</w:t>
            </w:r>
          </w:p>
        </w:tc>
        <w:tc>
          <w:tcPr>
            <w:tcW w:w="2736" w:type="dxa"/>
            <w:shd w:val="clear" w:color="auto" w:fill="2B6CB0"/>
            <w:tcMar>
              <w:top w:w="100" w:type="dxa"/>
              <w:left w:w="100" w:type="dxa"/>
              <w:bottom w:w="100" w:type="dxa"/>
              <w:right w:w="100" w:type="dxa"/>
            </w:tcMar>
          </w:tcPr>
          <w:p w14:paraId="15393B3F" w14:textId="77777777" w:rsidR="004864F0" w:rsidRDefault="00E936A4" w:rsidP="00A95FC8">
            <w:pPr>
              <w:spacing w:before="40" w:after="40"/>
            </w:pPr>
            <w:r>
              <w:rPr>
                <w:b/>
                <w:color w:val="FFFFFF"/>
                <w:sz w:val="19"/>
              </w:rPr>
              <w:t>ערך והגדרה</w:t>
            </w:r>
          </w:p>
        </w:tc>
        <w:tc>
          <w:tcPr>
            <w:tcW w:w="2160" w:type="dxa"/>
            <w:shd w:val="clear" w:color="auto" w:fill="2B6CB0"/>
            <w:tcMar>
              <w:top w:w="100" w:type="dxa"/>
              <w:left w:w="100" w:type="dxa"/>
              <w:bottom w:w="100" w:type="dxa"/>
              <w:right w:w="100" w:type="dxa"/>
            </w:tcMar>
          </w:tcPr>
          <w:p w14:paraId="4FA295FC" w14:textId="77777777" w:rsidR="004864F0" w:rsidRDefault="00E936A4" w:rsidP="00A95FC8">
            <w:pPr>
              <w:spacing w:before="40" w:after="40"/>
            </w:pPr>
            <w:r>
              <w:rPr>
                <w:b/>
                <w:color w:val="FFFFFF"/>
                <w:sz w:val="19"/>
              </w:rPr>
              <w:t>פרמטר מסמך</w:t>
            </w:r>
          </w:p>
        </w:tc>
        <w:tc>
          <w:tcPr>
            <w:tcW w:w="2736" w:type="dxa"/>
            <w:shd w:val="clear" w:color="auto" w:fill="2B6CB0"/>
            <w:tcMar>
              <w:top w:w="100" w:type="dxa"/>
              <w:left w:w="100" w:type="dxa"/>
              <w:bottom w:w="100" w:type="dxa"/>
              <w:right w:w="100" w:type="dxa"/>
            </w:tcMar>
          </w:tcPr>
          <w:p w14:paraId="2B60C3EF" w14:textId="77777777" w:rsidR="004864F0" w:rsidRDefault="00E936A4" w:rsidP="00A95FC8">
            <w:pPr>
              <w:spacing w:before="40" w:after="40"/>
            </w:pPr>
            <w:r>
              <w:rPr>
                <w:b/>
                <w:color w:val="FFFFFF"/>
                <w:sz w:val="19"/>
              </w:rPr>
              <w:t>ערך והגדרה</w:t>
            </w:r>
          </w:p>
        </w:tc>
      </w:tr>
      <w:tr w:rsidR="004864F0" w14:paraId="64649B57" w14:textId="77777777">
        <w:trPr>
          <w:jc w:val="center"/>
        </w:trPr>
        <w:tc>
          <w:tcPr>
            <w:tcW w:w="2160" w:type="dxa"/>
            <w:shd w:val="clear" w:color="auto" w:fill="FFFFFF"/>
            <w:tcMar>
              <w:top w:w="80" w:type="dxa"/>
              <w:left w:w="100" w:type="dxa"/>
              <w:bottom w:w="80" w:type="dxa"/>
              <w:right w:w="100" w:type="dxa"/>
            </w:tcMar>
          </w:tcPr>
          <w:p w14:paraId="2C90BB84" w14:textId="77777777" w:rsidR="004864F0" w:rsidRDefault="00E936A4" w:rsidP="00A95FC8">
            <w:pPr>
              <w:spacing w:before="30" w:after="30"/>
            </w:pPr>
            <w:r>
              <w:rPr>
                <w:color w:val="2D3748"/>
                <w:sz w:val="17"/>
              </w:rPr>
              <w:t>מזהה מסמך:</w:t>
            </w:r>
          </w:p>
        </w:tc>
        <w:tc>
          <w:tcPr>
            <w:tcW w:w="2736" w:type="dxa"/>
            <w:shd w:val="clear" w:color="auto" w:fill="FFFFFF"/>
            <w:tcMar>
              <w:top w:w="80" w:type="dxa"/>
              <w:left w:w="100" w:type="dxa"/>
              <w:bottom w:w="80" w:type="dxa"/>
              <w:right w:w="100" w:type="dxa"/>
            </w:tcMar>
          </w:tcPr>
          <w:p w14:paraId="47767A8A" w14:textId="77777777" w:rsidR="004864F0" w:rsidRDefault="00E936A4" w:rsidP="00A95FC8">
            <w:pPr>
              <w:spacing w:before="30" w:after="30"/>
            </w:pPr>
            <w:r>
              <w:rPr>
                <w:color w:val="2D3748"/>
                <w:sz w:val="17"/>
              </w:rPr>
              <w:t>ILT-FRS-V3.1 (Functional Specification)</w:t>
            </w:r>
          </w:p>
        </w:tc>
        <w:tc>
          <w:tcPr>
            <w:tcW w:w="2160" w:type="dxa"/>
            <w:shd w:val="clear" w:color="auto" w:fill="FFFFFF"/>
            <w:tcMar>
              <w:top w:w="80" w:type="dxa"/>
              <w:left w:w="100" w:type="dxa"/>
              <w:bottom w:w="80" w:type="dxa"/>
              <w:right w:w="100" w:type="dxa"/>
            </w:tcMar>
          </w:tcPr>
          <w:p w14:paraId="2747D3D4" w14:textId="77777777" w:rsidR="004864F0" w:rsidRDefault="00E936A4" w:rsidP="00A95FC8">
            <w:pPr>
              <w:spacing w:before="30" w:after="30"/>
            </w:pPr>
            <w:r>
              <w:rPr>
                <w:color w:val="2D3748"/>
                <w:sz w:val="17"/>
              </w:rPr>
              <w:t>תאריך הפקה ועדכון:</w:t>
            </w:r>
          </w:p>
        </w:tc>
        <w:tc>
          <w:tcPr>
            <w:tcW w:w="2736" w:type="dxa"/>
            <w:shd w:val="clear" w:color="auto" w:fill="FFFFFF"/>
            <w:tcMar>
              <w:top w:w="80" w:type="dxa"/>
              <w:left w:w="100" w:type="dxa"/>
              <w:bottom w:w="80" w:type="dxa"/>
              <w:right w:w="100" w:type="dxa"/>
            </w:tcMar>
          </w:tcPr>
          <w:p w14:paraId="099641BD" w14:textId="77777777" w:rsidR="004864F0" w:rsidRDefault="00E936A4" w:rsidP="00A95FC8">
            <w:pPr>
              <w:spacing w:before="30" w:after="30"/>
            </w:pPr>
            <w:r>
              <w:rPr>
                <w:color w:val="2D3748"/>
                <w:sz w:val="17"/>
              </w:rPr>
              <w:t>אוקטובר 2026 (סבב עדכונים 4)</w:t>
            </w:r>
          </w:p>
        </w:tc>
      </w:tr>
      <w:tr w:rsidR="004864F0" w14:paraId="1505FA70" w14:textId="77777777">
        <w:trPr>
          <w:jc w:val="center"/>
        </w:trPr>
        <w:tc>
          <w:tcPr>
            <w:tcW w:w="2160" w:type="dxa"/>
            <w:shd w:val="clear" w:color="auto" w:fill="F7FAFC"/>
            <w:tcMar>
              <w:top w:w="80" w:type="dxa"/>
              <w:left w:w="100" w:type="dxa"/>
              <w:bottom w:w="80" w:type="dxa"/>
              <w:right w:w="100" w:type="dxa"/>
            </w:tcMar>
          </w:tcPr>
          <w:p w14:paraId="02A854D7" w14:textId="77777777" w:rsidR="004864F0" w:rsidRDefault="00E936A4" w:rsidP="00A95FC8">
            <w:pPr>
              <w:spacing w:before="30" w:after="30"/>
            </w:pPr>
            <w:r>
              <w:rPr>
                <w:color w:val="2D3748"/>
                <w:sz w:val="17"/>
              </w:rPr>
              <w:t>בסיס קליני-מחקרי:</w:t>
            </w:r>
          </w:p>
        </w:tc>
        <w:tc>
          <w:tcPr>
            <w:tcW w:w="2736" w:type="dxa"/>
            <w:shd w:val="clear" w:color="auto" w:fill="F7FAFC"/>
            <w:tcMar>
              <w:top w:w="80" w:type="dxa"/>
              <w:left w:w="100" w:type="dxa"/>
              <w:bottom w:w="80" w:type="dxa"/>
              <w:right w:w="100" w:type="dxa"/>
            </w:tcMar>
          </w:tcPr>
          <w:p w14:paraId="0ECB75BB" w14:textId="77777777" w:rsidR="004864F0" w:rsidRDefault="00E936A4" w:rsidP="00A95FC8">
            <w:pPr>
              <w:spacing w:before="30" w:after="30"/>
            </w:pPr>
            <w:r>
              <w:rPr>
                <w:color w:val="2D3748"/>
                <w:sz w:val="17"/>
              </w:rPr>
              <w:t>פרופ' אסתי עדי-יפה וד"ר חגית הולנדר (אונ' בר-אילן), ד"ר שושי דורפברגר (מכללת גורדון)</w:t>
            </w:r>
          </w:p>
        </w:tc>
        <w:tc>
          <w:tcPr>
            <w:tcW w:w="2160" w:type="dxa"/>
            <w:shd w:val="clear" w:color="auto" w:fill="F7FAFC"/>
            <w:tcMar>
              <w:top w:w="80" w:type="dxa"/>
              <w:left w:w="100" w:type="dxa"/>
              <w:bottom w:w="80" w:type="dxa"/>
              <w:right w:w="100" w:type="dxa"/>
            </w:tcMar>
          </w:tcPr>
          <w:p w14:paraId="2E702E33" w14:textId="77777777" w:rsidR="004864F0" w:rsidRDefault="00E936A4" w:rsidP="00A95FC8">
            <w:pPr>
              <w:spacing w:before="30" w:after="30"/>
            </w:pPr>
            <w:r>
              <w:rPr>
                <w:color w:val="2D3748"/>
                <w:sz w:val="17"/>
              </w:rPr>
              <w:t>חומרה ייעודית:</w:t>
            </w:r>
          </w:p>
        </w:tc>
        <w:tc>
          <w:tcPr>
            <w:tcW w:w="2736" w:type="dxa"/>
            <w:shd w:val="clear" w:color="auto" w:fill="F7FAFC"/>
            <w:tcMar>
              <w:top w:w="80" w:type="dxa"/>
              <w:left w:w="100" w:type="dxa"/>
              <w:bottom w:w="80" w:type="dxa"/>
              <w:right w:w="100" w:type="dxa"/>
            </w:tcMar>
          </w:tcPr>
          <w:p w14:paraId="20A92BE7" w14:textId="77777777" w:rsidR="004864F0" w:rsidRDefault="00E936A4" w:rsidP="00A95FC8">
            <w:pPr>
              <w:spacing w:before="30" w:after="30"/>
            </w:pPr>
            <w:r>
              <w:rPr>
                <w:color w:val="2D3748"/>
                <w:sz w:val="17"/>
              </w:rPr>
              <w:t>Wacom MovinkPad 11 / DTHA116 (EMR 133Hz)</w:t>
            </w:r>
          </w:p>
        </w:tc>
      </w:tr>
      <w:tr w:rsidR="004864F0" w14:paraId="1F92B40D" w14:textId="77777777">
        <w:trPr>
          <w:jc w:val="center"/>
        </w:trPr>
        <w:tc>
          <w:tcPr>
            <w:tcW w:w="2160" w:type="dxa"/>
            <w:shd w:val="clear" w:color="auto" w:fill="FFFFFF"/>
            <w:tcMar>
              <w:top w:w="80" w:type="dxa"/>
              <w:left w:w="100" w:type="dxa"/>
              <w:bottom w:w="80" w:type="dxa"/>
              <w:right w:w="100" w:type="dxa"/>
            </w:tcMar>
          </w:tcPr>
          <w:p w14:paraId="21655309" w14:textId="77777777" w:rsidR="004864F0" w:rsidRDefault="00E936A4" w:rsidP="00A95FC8">
            <w:pPr>
              <w:spacing w:before="30" w:after="30"/>
            </w:pPr>
            <w:r>
              <w:rPr>
                <w:color w:val="2D3748"/>
                <w:sz w:val="17"/>
              </w:rPr>
              <w:t>סטטוס אישור:</w:t>
            </w:r>
          </w:p>
        </w:tc>
        <w:tc>
          <w:tcPr>
            <w:tcW w:w="2736" w:type="dxa"/>
            <w:shd w:val="clear" w:color="auto" w:fill="FFFFFF"/>
            <w:tcMar>
              <w:top w:w="80" w:type="dxa"/>
              <w:left w:w="100" w:type="dxa"/>
              <w:bottom w:w="80" w:type="dxa"/>
              <w:right w:w="100" w:type="dxa"/>
            </w:tcMar>
          </w:tcPr>
          <w:p w14:paraId="472F4A86" w14:textId="77777777" w:rsidR="004864F0" w:rsidRDefault="00E936A4" w:rsidP="00A95FC8">
            <w:pPr>
              <w:spacing w:before="30" w:after="30"/>
            </w:pPr>
            <w:r>
              <w:rPr>
                <w:color w:val="2D3748"/>
                <w:sz w:val="17"/>
              </w:rPr>
              <w:t>גרסה 3.1 מאושרת מלאה (כולל תשובות לחוסרים, טרמינולוגיית In transition, דגם מחברת מעודכן וכיול טיימרים)</w:t>
            </w:r>
          </w:p>
        </w:tc>
        <w:tc>
          <w:tcPr>
            <w:tcW w:w="2160" w:type="dxa"/>
            <w:shd w:val="clear" w:color="auto" w:fill="FFFFFF"/>
            <w:tcMar>
              <w:top w:w="80" w:type="dxa"/>
              <w:left w:w="100" w:type="dxa"/>
              <w:bottom w:w="80" w:type="dxa"/>
              <w:right w:w="100" w:type="dxa"/>
            </w:tcMar>
          </w:tcPr>
          <w:p w14:paraId="7C4AD0BD" w14:textId="77777777" w:rsidR="004864F0" w:rsidRDefault="00E936A4" w:rsidP="00A95FC8">
            <w:pPr>
              <w:spacing w:before="30" w:after="30"/>
            </w:pPr>
            <w:r>
              <w:rPr>
                <w:color w:val="2D3748"/>
                <w:sz w:val="17"/>
              </w:rPr>
              <w:t>אוכלוסיית יעד:</w:t>
            </w:r>
          </w:p>
        </w:tc>
        <w:tc>
          <w:tcPr>
            <w:tcW w:w="2736" w:type="dxa"/>
            <w:shd w:val="clear" w:color="auto" w:fill="FFFFFF"/>
            <w:tcMar>
              <w:top w:w="80" w:type="dxa"/>
              <w:left w:w="100" w:type="dxa"/>
              <w:bottom w:w="80" w:type="dxa"/>
              <w:right w:w="100" w:type="dxa"/>
            </w:tcMar>
          </w:tcPr>
          <w:p w14:paraId="5D36EF99" w14:textId="77777777" w:rsidR="004864F0" w:rsidRDefault="00E936A4" w:rsidP="00A95FC8">
            <w:pPr>
              <w:spacing w:before="30" w:after="30"/>
            </w:pPr>
            <w:r>
              <w:rPr>
                <w:color w:val="2D3748"/>
                <w:sz w:val="17"/>
              </w:rPr>
              <w:t>תלמידי גן וכיתות היסודי המוקדמות (גן – ג', חינוך רגיל ומיוחד, דגש Low-SES)</w:t>
            </w:r>
          </w:p>
        </w:tc>
      </w:tr>
      <w:tr w:rsidR="004864F0" w14:paraId="5B81A874" w14:textId="77777777">
        <w:trPr>
          <w:jc w:val="center"/>
        </w:trPr>
        <w:tc>
          <w:tcPr>
            <w:tcW w:w="2160" w:type="dxa"/>
            <w:shd w:val="clear" w:color="auto" w:fill="F7FAFC"/>
            <w:tcMar>
              <w:top w:w="80" w:type="dxa"/>
              <w:left w:w="100" w:type="dxa"/>
              <w:bottom w:w="80" w:type="dxa"/>
              <w:right w:w="100" w:type="dxa"/>
            </w:tcMar>
          </w:tcPr>
          <w:p w14:paraId="5A1206AD" w14:textId="77777777" w:rsidR="004864F0" w:rsidRDefault="00E936A4" w:rsidP="00A95FC8">
            <w:pPr>
              <w:spacing w:before="30" w:after="30"/>
            </w:pPr>
            <w:r>
              <w:rPr>
                <w:color w:val="2D3748"/>
                <w:sz w:val="17"/>
              </w:rPr>
              <w:t>מצלמות חוזי ווידאו:</w:t>
            </w:r>
          </w:p>
        </w:tc>
        <w:tc>
          <w:tcPr>
            <w:tcW w:w="2736" w:type="dxa"/>
            <w:shd w:val="clear" w:color="auto" w:fill="F7FAFC"/>
            <w:tcMar>
              <w:top w:w="80" w:type="dxa"/>
              <w:left w:w="100" w:type="dxa"/>
              <w:bottom w:w="80" w:type="dxa"/>
              <w:right w:w="100" w:type="dxa"/>
            </w:tcMar>
          </w:tcPr>
          <w:p w14:paraId="0096FE48" w14:textId="77777777" w:rsidR="004864F0" w:rsidRDefault="00E936A4" w:rsidP="00A95FC8">
            <w:pPr>
              <w:spacing w:before="30" w:after="30"/>
            </w:pPr>
            <w:r>
              <w:rPr>
                <w:color w:val="2D3748"/>
                <w:sz w:val="17"/>
              </w:rPr>
              <w:t>מצלמות IP אלחוטיות Sricam SP006 720p (שולחן/ידיים בלבד; ניתן לכיבוי ע"י מנהלן)</w:t>
            </w:r>
          </w:p>
        </w:tc>
        <w:tc>
          <w:tcPr>
            <w:tcW w:w="2160" w:type="dxa"/>
            <w:shd w:val="clear" w:color="auto" w:fill="F7FAFC"/>
            <w:tcMar>
              <w:top w:w="80" w:type="dxa"/>
              <w:left w:w="100" w:type="dxa"/>
              <w:bottom w:w="80" w:type="dxa"/>
              <w:right w:w="100" w:type="dxa"/>
            </w:tcMar>
          </w:tcPr>
          <w:p w14:paraId="3BA5C50E" w14:textId="77777777" w:rsidR="004864F0" w:rsidRDefault="00E936A4" w:rsidP="00A95FC8">
            <w:pPr>
              <w:spacing w:before="30" w:after="30"/>
            </w:pPr>
            <w:r>
              <w:rPr>
                <w:color w:val="2D3748"/>
                <w:sz w:val="17"/>
              </w:rPr>
              <w:t>סביבת רשת וסנכרון:</w:t>
            </w:r>
          </w:p>
        </w:tc>
        <w:tc>
          <w:tcPr>
            <w:tcW w:w="2736" w:type="dxa"/>
            <w:shd w:val="clear" w:color="auto" w:fill="F7FAFC"/>
            <w:tcMar>
              <w:top w:w="80" w:type="dxa"/>
              <w:left w:w="100" w:type="dxa"/>
              <w:bottom w:w="80" w:type="dxa"/>
              <w:right w:w="100" w:type="dxa"/>
            </w:tcMar>
          </w:tcPr>
          <w:p w14:paraId="61858D11" w14:textId="77777777" w:rsidR="004864F0" w:rsidRDefault="00E936A4" w:rsidP="00A95FC8">
            <w:pPr>
              <w:spacing w:before="30" w:after="30"/>
            </w:pPr>
            <w:r>
              <w:rPr>
                <w:color w:val="2D3748"/>
                <w:sz w:val="17"/>
              </w:rPr>
              <w:t xml:space="preserve">P2P LAN Wi-Fi ישיר + </w:t>
            </w:r>
            <w:commentRangeStart w:id="0"/>
            <w:r>
              <w:rPr>
                <w:color w:val="2D3748"/>
                <w:sz w:val="17"/>
              </w:rPr>
              <w:t>CMS</w:t>
            </w:r>
            <w:commentRangeEnd w:id="0"/>
            <w:r w:rsidR="00F21D56">
              <w:rPr>
                <w:rStyle w:val="CommentReference"/>
                <w:color w:val="2D3748"/>
                <w:sz w:val="17"/>
                <w:szCs w:val="22"/>
              </w:rPr>
              <w:commentReference w:id="0"/>
            </w:r>
            <w:r>
              <w:rPr>
                <w:color w:val="2D3748"/>
                <w:sz w:val="17"/>
              </w:rPr>
              <w:t xml:space="preserve"> + סנכרון אסינכרוני לענן</w:t>
            </w:r>
          </w:p>
        </w:tc>
      </w:tr>
    </w:tbl>
    <w:p w14:paraId="18285DD5" w14:textId="77777777" w:rsidR="004864F0" w:rsidRDefault="004864F0" w:rsidP="00A95FC8">
      <w:pPr>
        <w:spacing w:before="40" w:after="80"/>
      </w:pPr>
    </w:p>
    <w:p w14:paraId="5FA4793D" w14:textId="77777777" w:rsidR="004864F0" w:rsidRDefault="00E936A4" w:rsidP="00A95FC8">
      <w:pPr>
        <w:spacing w:before="280" w:after="80"/>
      </w:pPr>
      <w:r>
        <w:rPr>
          <w:b/>
          <w:color w:val="1A365D"/>
          <w:sz w:val="28"/>
        </w:rPr>
        <w:t>1. מבוא, מטרות המערכת ורקע קליני-מחקרי מעודכן</w:t>
      </w:r>
    </w:p>
    <w:p w14:paraId="43CBF03A" w14:textId="77777777" w:rsidR="004864F0" w:rsidRDefault="00E936A4" w:rsidP="00A95FC8">
      <w:pPr>
        <w:spacing w:before="40" w:after="80"/>
      </w:pPr>
      <w:r>
        <w:rPr>
          <w:color w:val="2D3748"/>
          <w:sz w:val="20"/>
        </w:rPr>
        <w:t>מסמך זה מהווה את מפרט הדרישות הפונקציונליות וההנדסיות המלא והמעודכן (Functional Requirements Specification - FRS v3.1) עבור פיתוח מערכת ILT (Invented Letter Task). המערכת מהווה פלטפורמת מחקר חינוכית והתערבותית בקוד פתוח, שפותחה במטרה לאפשר איתור מוקדם, מדויק ובר-השוואה של ילדים צעירים בגני הילדים ותלמידים בכיתות היסודי המוקדמות (גן – כיתה ג') מהחינוך הרגיל ומהחינוך המיוחד הנמצאים בסיכון ללקויות למידה (דיסלקציה, דיסגרפיה ולקויי אוריינות), בדגש מיוחד על אוכלוסיות מרקע סוציו-אקונומי נמוך (Low-SES).</w:t>
      </w:r>
    </w:p>
    <w:p w14:paraId="01CBBD76" w14:textId="77777777" w:rsidR="004864F0" w:rsidRDefault="00E936A4" w:rsidP="00A95FC8">
      <w:pPr>
        <w:spacing w:before="180" w:after="60"/>
      </w:pPr>
      <w:r>
        <w:rPr>
          <w:b/>
          <w:color w:val="2B6CB0"/>
          <w:sz w:val="23"/>
        </w:rPr>
        <w:t>1.1 הרציונל המדעי ומערכת הלמידה הפרוצדורלית (Procedural Learning System - PLS)</w:t>
      </w:r>
    </w:p>
    <w:p w14:paraId="003009EC" w14:textId="77777777" w:rsidR="004864F0" w:rsidRDefault="00E936A4" w:rsidP="00A95FC8">
      <w:pPr>
        <w:spacing w:before="40" w:after="80"/>
      </w:pPr>
      <w:r>
        <w:rPr>
          <w:color w:val="2D3748"/>
          <w:sz w:val="20"/>
        </w:rPr>
        <w:t>מחקריהן של פרופ' אסתי עדי-יפה וד"ר חגית הולנדר מבית הספר לחינוך באוניברסיטת בר-אילן, ד"ר שושי דורפברגר מכללת גורדון, וחוקרים נוספים ממעבדתה של פרופ' עדי-יפה, הוכיחו קשר אמפירי מובהק בין מנגנוני רכישת מיומנות מוטורית פשוטה חדשה (Procedural Memory Consolidation) לבין רכישת שפה כתובה.</w:t>
      </w:r>
    </w:p>
    <w:p w14:paraId="4DF96319" w14:textId="77777777" w:rsidR="004864F0" w:rsidRDefault="00E936A4" w:rsidP="00A95FC8">
      <w:pPr>
        <w:spacing w:before="40" w:after="80"/>
      </w:pPr>
      <w:r>
        <w:rPr>
          <w:color w:val="2D3748"/>
          <w:sz w:val="20"/>
        </w:rPr>
        <w:t>השלב הראשון ברכישת כתיבה הוא למידה של עיצוב האותיות. שלב זה הוכח כשלב מרכזי לרכישת הקריאה והכתיבה. כתיבת אותיות אמיתיות בשפות שונות מושפעת מהבדלים בהתנסויות מוקדמות בציור ובכתיבה, שמקורן בסביבה הביתית, בתיווך הורי ובהוראה בית-ספרית פורמלית. לעומת זאת, מטלת ה-ILT הינה מבודדת שפתית, בינלאומית ודורשת מיומנות גרפית-מוטורית בלבד. המטלה מורכבת מחיבור שלוש נקודות מטרה בקו אחד רציף שיוצר צורת אות מומצאת. המטלה מורכבת מבלוקים כאשר כל בלוק מבוצע לפי כיוון הכתיבה ומהווה תרגול של האות המומצאת בדומה לתרגילי כתיבה. המטלה מאפשרת מעקב רציף אחר קצב הקונסולידציה (ההטמעה) של תבנית התנועה, לצד מדדים נוספים כגון השינוי בעוצמות הלחץ ומהירות התנועה.</w:t>
      </w:r>
    </w:p>
    <w:p w14:paraId="735BA80A" w14:textId="77777777" w:rsidR="004864F0" w:rsidRDefault="00E936A4" w:rsidP="00A95FC8">
      <w:pPr>
        <w:spacing w:before="40" w:after="80"/>
      </w:pPr>
      <w:r>
        <w:rPr>
          <w:color w:val="2D3748"/>
          <w:sz w:val="20"/>
        </w:rPr>
        <w:t>ממצא מרכזי במחקר הוכיח שמדדי השגיאות הקינמטיים וזמני ביצוע המטלה לאורך בלוקי האימון קשורים לקריאה וכתיבה בגילאי גן – ג' ומנבאים באופן מובהק הישגי אוריינות מורכבים – כגון הבנת הנקרא והבעה בכתב – לאחר 8 חודשים, בשנת הלימודים העוקבת.</w:t>
      </w:r>
    </w:p>
    <w:p w14:paraId="1E4A8225" w14:textId="77777777" w:rsidR="004864F0" w:rsidRDefault="00E936A4" w:rsidP="00A95FC8">
      <w:pPr>
        <w:spacing w:before="180" w:after="60"/>
      </w:pPr>
      <w:r>
        <w:rPr>
          <w:b/>
          <w:color w:val="2B6CB0"/>
          <w:sz w:val="23"/>
        </w:rPr>
        <w:t>1.2 המעבר מטכנולוגיה ישנה מבוססת נייר למערכת דיגיטלית אינטראקטיבית</w:t>
      </w:r>
    </w:p>
    <w:p w14:paraId="2B6F7852" w14:textId="77777777" w:rsidR="004864F0" w:rsidRDefault="00E936A4" w:rsidP="00A95FC8">
      <w:pPr>
        <w:spacing w:before="40" w:after="80"/>
      </w:pPr>
      <w:r>
        <w:rPr>
          <w:color w:val="2D3748"/>
          <w:sz w:val="20"/>
        </w:rPr>
        <w:lastRenderedPageBreak/>
        <w:t>במערכת המחקר הקודמת נעשה שימוש במשטח דיגיטייזר אטום של חברת Wacom שעליו הוצמדו דפי נייר מודפסים. תצורה זו דימתה כתיבה אמיתית אך סבלה ממגבלות קליניות ותפעוליות חמורות: סרבול בהחלפת דפים והדבקה שקטעה את ריכוז הילד, קשיים בהפעלת עטי הדיו שסבלו מדיו פג תוקף, תזוזות מכניות של הדף ביחס למשטח, וחוסר אינטראקטיביות שמנעה מניעת תיקונים בדיעבד.</w:t>
      </w:r>
    </w:p>
    <w:p w14:paraId="6E67A213" w14:textId="77777777" w:rsidR="004864F0" w:rsidRDefault="00E936A4" w:rsidP="00A95FC8">
      <w:pPr>
        <w:spacing w:before="40" w:after="80"/>
      </w:pPr>
      <w:r>
        <w:rPr>
          <w:color w:val="2D3748"/>
          <w:sz w:val="20"/>
        </w:rPr>
        <w:t>המערכת החדשה מעבירה את כלל מערך האבחון למסך טאבלט דיגיטלי אינטראקטיבי מתקדם (Wacom MovinkPad 11 / DTHA116) בעל תחושת כתיבה הדומה מאוד לנייר, המשלב תצוגת מסך ישירה, דגימת עט EMR בקצב גבוה (133Hz–200Hz), רגישות ל-4,096 דרגות לחץ, זיהוי ריחוף (Hover), נעילת קנבס דינמית וחישוב שגיאות אוטומטי בזמן אמת. מערכת זו נמצאת בהלימה עם המלצות ה-OECD להערכת למידה.</w:t>
      </w:r>
    </w:p>
    <w:p w14:paraId="18C1AD43" w14:textId="5E32724A" w:rsidR="004864F0" w:rsidRDefault="00E936A4" w:rsidP="00A95FC8">
      <w:pPr>
        <w:spacing w:before="40" w:after="80"/>
      </w:pPr>
      <w:r>
        <w:rPr>
          <w:color w:val="2D3748"/>
          <w:sz w:val="20"/>
        </w:rPr>
        <w:t>הערת תיקוף קליני: במסגרת הפיילוט תבוצע השוואה מבוקרת בין המערכת החדשה לבין בדיקה מקבילה על נייר (</w:t>
      </w:r>
      <w:del w:id="1" w:author="Yaki Grossman" w:date="2026-10-18T17:25:00Z" w16du:dateUtc="2026-10-18T14:25:00Z">
        <w:r w:rsidDel="00BF12F8">
          <w:rPr>
            <w:color w:val="2D3748"/>
            <w:sz w:val="20"/>
          </w:rPr>
          <w:delText xml:space="preserve">100 </w:delText>
        </w:r>
      </w:del>
      <w:ins w:id="2" w:author="Yaki Grossman" w:date="2026-10-18T17:25:00Z" w16du:dateUtc="2026-10-18T14:25:00Z">
        <w:r w:rsidR="00BF12F8">
          <w:rPr>
            <w:rFonts w:hint="cs"/>
            <w:color w:val="2D3748"/>
            <w:sz w:val="20"/>
          </w:rPr>
          <w:t>50</w:t>
        </w:r>
        <w:r w:rsidR="00BF12F8">
          <w:rPr>
            <w:color w:val="2D3748"/>
            <w:sz w:val="20"/>
          </w:rPr>
          <w:t xml:space="preserve"> </w:t>
        </w:r>
      </w:ins>
      <w:r>
        <w:rPr>
          <w:color w:val="2D3748"/>
          <w:sz w:val="20"/>
        </w:rPr>
        <w:t xml:space="preserve">ילדים במערכת הטאבלט הדיגיטלית מול </w:t>
      </w:r>
      <w:del w:id="3" w:author="Yaki Grossman" w:date="2026-10-18T17:25:00Z" w16du:dateUtc="2026-10-18T14:25:00Z">
        <w:r w:rsidDel="00BF12F8">
          <w:rPr>
            <w:color w:val="2D3748"/>
            <w:sz w:val="20"/>
          </w:rPr>
          <w:delText xml:space="preserve">100 </w:delText>
        </w:r>
      </w:del>
      <w:ins w:id="4" w:author="Yaki Grossman" w:date="2026-10-18T17:25:00Z" w16du:dateUtc="2026-10-18T14:25:00Z">
        <w:r w:rsidR="00BF12F8">
          <w:rPr>
            <w:rFonts w:hint="cs"/>
            <w:color w:val="2D3748"/>
            <w:sz w:val="20"/>
          </w:rPr>
          <w:t>50</w:t>
        </w:r>
        <w:r w:rsidR="00BF12F8">
          <w:rPr>
            <w:color w:val="2D3748"/>
            <w:sz w:val="20"/>
          </w:rPr>
          <w:t xml:space="preserve"> </w:t>
        </w:r>
      </w:ins>
      <w:r>
        <w:rPr>
          <w:color w:val="2D3748"/>
          <w:sz w:val="20"/>
        </w:rPr>
        <w:t>ילדים על דפי נייר רגילים עם מדידות ידניות, ו-</w:t>
      </w:r>
      <w:del w:id="5" w:author="Yaki Grossman" w:date="2026-10-18T17:25:00Z" w16du:dateUtc="2026-10-18T14:25:00Z">
        <w:r w:rsidDel="00BF12F8">
          <w:rPr>
            <w:color w:val="2D3748"/>
            <w:sz w:val="20"/>
          </w:rPr>
          <w:delText xml:space="preserve">100 </w:delText>
        </w:r>
      </w:del>
      <w:ins w:id="6" w:author="Yaki Grossman" w:date="2026-10-18T17:25:00Z" w16du:dateUtc="2026-10-18T14:25:00Z">
        <w:r w:rsidR="00BF12F8">
          <w:rPr>
            <w:rFonts w:hint="cs"/>
            <w:color w:val="2D3748"/>
            <w:sz w:val="20"/>
          </w:rPr>
          <w:t xml:space="preserve">50 </w:t>
        </w:r>
      </w:ins>
      <w:r>
        <w:rPr>
          <w:color w:val="2D3748"/>
          <w:sz w:val="20"/>
        </w:rPr>
        <w:t>מדידות עבר מנותחות מהמערכת הישנה), על מנת לאמת שאין הבדלים משמעותיים בין סוגי המדידות השונות.</w:t>
      </w:r>
    </w:p>
    <w:p w14:paraId="5920AEA4" w14:textId="77777777" w:rsidR="004864F0" w:rsidRDefault="00E936A4" w:rsidP="00A95FC8">
      <w:pPr>
        <w:spacing w:before="280" w:after="80"/>
      </w:pPr>
      <w:r>
        <w:rPr>
          <w:b/>
          <w:color w:val="1A365D"/>
          <w:sz w:val="28"/>
        </w:rPr>
        <w:t>2. סיכום החלטות קליניות, תפעוליות ומחקריות מעודכנות (מהדורה 3.1)</w:t>
      </w:r>
    </w:p>
    <w:tbl>
      <w:tblPr>
        <w:bidiVisual/>
        <w:tblW w:w="0" w:type="auto"/>
        <w:jc w:val="center"/>
        <w:tblLook w:val="04A0" w:firstRow="1" w:lastRow="0" w:firstColumn="1" w:lastColumn="0" w:noHBand="0" w:noVBand="1"/>
      </w:tblPr>
      <w:tblGrid>
        <w:gridCol w:w="576"/>
        <w:gridCol w:w="2160"/>
        <w:gridCol w:w="3888"/>
        <w:gridCol w:w="3168"/>
      </w:tblGrid>
      <w:tr w:rsidR="004864F0" w14:paraId="5163EC7B" w14:textId="77777777">
        <w:trPr>
          <w:jc w:val="center"/>
        </w:trPr>
        <w:tc>
          <w:tcPr>
            <w:tcW w:w="576" w:type="dxa"/>
            <w:shd w:val="clear" w:color="auto" w:fill="2B6CB0"/>
            <w:tcMar>
              <w:top w:w="100" w:type="dxa"/>
              <w:left w:w="100" w:type="dxa"/>
              <w:bottom w:w="100" w:type="dxa"/>
              <w:right w:w="100" w:type="dxa"/>
            </w:tcMar>
          </w:tcPr>
          <w:p w14:paraId="55D8B879" w14:textId="77777777" w:rsidR="004864F0" w:rsidRDefault="00E936A4" w:rsidP="00A95FC8">
            <w:pPr>
              <w:spacing w:before="40" w:after="40"/>
            </w:pPr>
            <w:r>
              <w:rPr>
                <w:b/>
                <w:color w:val="FFFFFF"/>
                <w:sz w:val="19"/>
              </w:rPr>
              <w:t>מס'</w:t>
            </w:r>
          </w:p>
        </w:tc>
        <w:tc>
          <w:tcPr>
            <w:tcW w:w="2160" w:type="dxa"/>
            <w:shd w:val="clear" w:color="auto" w:fill="2B6CB0"/>
            <w:tcMar>
              <w:top w:w="100" w:type="dxa"/>
              <w:left w:w="100" w:type="dxa"/>
              <w:bottom w:w="100" w:type="dxa"/>
              <w:right w:w="100" w:type="dxa"/>
            </w:tcMar>
          </w:tcPr>
          <w:p w14:paraId="7629CD33" w14:textId="77777777" w:rsidR="004864F0" w:rsidRDefault="00E936A4" w:rsidP="00A95FC8">
            <w:pPr>
              <w:spacing w:before="40" w:after="40"/>
            </w:pPr>
            <w:r>
              <w:rPr>
                <w:b/>
                <w:color w:val="FFFFFF"/>
                <w:sz w:val="19"/>
              </w:rPr>
              <w:t>נושא קליני / תפעולי</w:t>
            </w:r>
          </w:p>
        </w:tc>
        <w:tc>
          <w:tcPr>
            <w:tcW w:w="3888" w:type="dxa"/>
            <w:shd w:val="clear" w:color="auto" w:fill="2B6CB0"/>
            <w:tcMar>
              <w:top w:w="100" w:type="dxa"/>
              <w:left w:w="100" w:type="dxa"/>
              <w:bottom w:w="100" w:type="dxa"/>
              <w:right w:w="100" w:type="dxa"/>
            </w:tcMar>
          </w:tcPr>
          <w:p w14:paraId="3CB2162A" w14:textId="77777777" w:rsidR="004864F0" w:rsidRDefault="00E936A4" w:rsidP="00A95FC8">
            <w:pPr>
              <w:spacing w:before="40" w:after="40"/>
            </w:pPr>
            <w:r>
              <w:rPr>
                <w:b/>
                <w:color w:val="FFFFFF"/>
                <w:sz w:val="19"/>
              </w:rPr>
              <w:t>הכרעה קלינית וטכנולוגית מעודכנת</w:t>
            </w:r>
          </w:p>
        </w:tc>
        <w:tc>
          <w:tcPr>
            <w:tcW w:w="3168" w:type="dxa"/>
            <w:shd w:val="clear" w:color="auto" w:fill="2B6CB0"/>
            <w:tcMar>
              <w:top w:w="100" w:type="dxa"/>
              <w:left w:w="100" w:type="dxa"/>
              <w:bottom w:w="100" w:type="dxa"/>
              <w:right w:w="100" w:type="dxa"/>
            </w:tcMar>
          </w:tcPr>
          <w:p w14:paraId="17090DD2" w14:textId="77777777" w:rsidR="004864F0" w:rsidRDefault="00E936A4" w:rsidP="00A95FC8">
            <w:pPr>
              <w:spacing w:before="40" w:after="40"/>
            </w:pPr>
            <w:r>
              <w:rPr>
                <w:b/>
                <w:color w:val="FFFFFF"/>
                <w:sz w:val="19"/>
              </w:rPr>
              <w:t>משמעות הנדסית באפליקציה</w:t>
            </w:r>
          </w:p>
        </w:tc>
      </w:tr>
      <w:tr w:rsidR="004864F0" w14:paraId="76EB6608" w14:textId="77777777">
        <w:trPr>
          <w:jc w:val="center"/>
        </w:trPr>
        <w:tc>
          <w:tcPr>
            <w:tcW w:w="576" w:type="dxa"/>
            <w:shd w:val="clear" w:color="auto" w:fill="FFFFFF"/>
            <w:tcMar>
              <w:top w:w="80" w:type="dxa"/>
              <w:left w:w="100" w:type="dxa"/>
              <w:bottom w:w="80" w:type="dxa"/>
              <w:right w:w="100" w:type="dxa"/>
            </w:tcMar>
          </w:tcPr>
          <w:p w14:paraId="0174178F" w14:textId="77777777" w:rsidR="004864F0" w:rsidRDefault="00E936A4" w:rsidP="00A95FC8">
            <w:pPr>
              <w:spacing w:before="30" w:after="30"/>
            </w:pPr>
            <w:r>
              <w:rPr>
                <w:color w:val="2D3748"/>
                <w:sz w:val="17"/>
              </w:rPr>
              <w:t>1</w:t>
            </w:r>
          </w:p>
        </w:tc>
        <w:tc>
          <w:tcPr>
            <w:tcW w:w="2160" w:type="dxa"/>
            <w:shd w:val="clear" w:color="auto" w:fill="FFFFFF"/>
            <w:tcMar>
              <w:top w:w="80" w:type="dxa"/>
              <w:left w:w="100" w:type="dxa"/>
              <w:bottom w:w="80" w:type="dxa"/>
              <w:right w:w="100" w:type="dxa"/>
            </w:tcMar>
          </w:tcPr>
          <w:p w14:paraId="5DB87980" w14:textId="77777777" w:rsidR="004864F0" w:rsidRDefault="00E936A4" w:rsidP="00A95FC8">
            <w:pPr>
              <w:spacing w:before="30" w:after="30"/>
            </w:pPr>
            <w:r>
              <w:rPr>
                <w:color w:val="2D3748"/>
                <w:sz w:val="17"/>
              </w:rPr>
              <w:t>תסריט הנחיה, סרטון הדגמה וכלל מעבר בבלוק חימום</w:t>
            </w:r>
          </w:p>
        </w:tc>
        <w:tc>
          <w:tcPr>
            <w:tcW w:w="3888" w:type="dxa"/>
            <w:shd w:val="clear" w:color="auto" w:fill="FFFFFF"/>
            <w:tcMar>
              <w:top w:w="80" w:type="dxa"/>
              <w:left w:w="100" w:type="dxa"/>
              <w:bottom w:w="80" w:type="dxa"/>
              <w:right w:w="100" w:type="dxa"/>
            </w:tcMar>
          </w:tcPr>
          <w:p w14:paraId="091A1851" w14:textId="77777777" w:rsidR="004864F0" w:rsidRDefault="00E936A4" w:rsidP="00A95FC8">
            <w:pPr>
              <w:spacing w:before="30" w:after="30"/>
            </w:pPr>
            <w:r>
              <w:rPr>
                <w:color w:val="2D3748"/>
                <w:sz w:val="17"/>
              </w:rPr>
              <w:t xml:space="preserve">סרטון הדרכה והדגמה מושמע בטאבלט עם קריינות VO נשית </w:t>
            </w:r>
            <w:commentRangeStart w:id="7"/>
            <w:r>
              <w:rPr>
                <w:color w:val="2D3748"/>
                <w:sz w:val="17"/>
              </w:rPr>
              <w:t xml:space="preserve">בעברית תקנית </w:t>
            </w:r>
            <w:commentRangeEnd w:id="7"/>
            <w:r w:rsidR="00053835">
              <w:rPr>
                <w:rStyle w:val="CommentReference"/>
                <w:color w:val="2D3748"/>
                <w:sz w:val="17"/>
                <w:szCs w:val="22"/>
              </w:rPr>
              <w:commentReference w:id="7"/>
            </w:r>
            <w:r>
              <w:rPr>
                <w:color w:val="2D3748"/>
                <w:sz w:val="17"/>
              </w:rPr>
              <w:t>או בשפה שנבחרה (יוכנו סרטונים לכל שפה). בבלוק החימום (Intro Block) הילד נדרש לבצע שורה אחת נכונה (5 בתים ברצף ללא הרמות יד; הבנת הוראה בלבד ללא מדידת זמן/רוחב). הצליח שורה ראשונה – עובר מיד לבלוק 1; לא הצליח – חוזרים על ההנחיות ועוברים לבלוק חימום נוסף עד להצלחה.</w:t>
            </w:r>
          </w:p>
        </w:tc>
        <w:tc>
          <w:tcPr>
            <w:tcW w:w="3168" w:type="dxa"/>
            <w:shd w:val="clear" w:color="auto" w:fill="FFFFFF"/>
            <w:tcMar>
              <w:top w:w="80" w:type="dxa"/>
              <w:left w:w="100" w:type="dxa"/>
              <w:bottom w:w="80" w:type="dxa"/>
              <w:right w:w="100" w:type="dxa"/>
            </w:tcMar>
          </w:tcPr>
          <w:p w14:paraId="4923A12F" w14:textId="77777777" w:rsidR="004864F0" w:rsidRDefault="00E936A4" w:rsidP="00A95FC8">
            <w:pPr>
              <w:spacing w:before="30" w:after="30"/>
            </w:pPr>
            <w:r>
              <w:rPr>
                <w:color w:val="2D3748"/>
                <w:sz w:val="17"/>
              </w:rPr>
              <w:t>מודול ניגון סרטוני הדרכה לפי שפת הנבדק; אלגוריתם אימות הבנת הוראה בחימום (מעבר מיידי עם 5 בתים רציפים ללא Pen Lift).</w:t>
            </w:r>
          </w:p>
        </w:tc>
      </w:tr>
      <w:tr w:rsidR="004864F0" w14:paraId="597E22C5" w14:textId="77777777">
        <w:trPr>
          <w:jc w:val="center"/>
        </w:trPr>
        <w:tc>
          <w:tcPr>
            <w:tcW w:w="576" w:type="dxa"/>
            <w:shd w:val="clear" w:color="auto" w:fill="F7FAFC"/>
            <w:tcMar>
              <w:top w:w="80" w:type="dxa"/>
              <w:left w:w="100" w:type="dxa"/>
              <w:bottom w:w="80" w:type="dxa"/>
              <w:right w:w="100" w:type="dxa"/>
            </w:tcMar>
          </w:tcPr>
          <w:p w14:paraId="3FB63891" w14:textId="77777777" w:rsidR="004864F0" w:rsidRDefault="00E936A4" w:rsidP="00A95FC8">
            <w:pPr>
              <w:spacing w:before="30" w:after="30"/>
            </w:pPr>
            <w:r>
              <w:rPr>
                <w:color w:val="2D3748"/>
                <w:sz w:val="17"/>
              </w:rPr>
              <w:t>2</w:t>
            </w:r>
          </w:p>
        </w:tc>
        <w:tc>
          <w:tcPr>
            <w:tcW w:w="2160" w:type="dxa"/>
            <w:shd w:val="clear" w:color="auto" w:fill="F7FAFC"/>
            <w:tcMar>
              <w:top w:w="80" w:type="dxa"/>
              <w:left w:w="100" w:type="dxa"/>
              <w:bottom w:w="80" w:type="dxa"/>
              <w:right w:w="100" w:type="dxa"/>
            </w:tcMar>
          </w:tcPr>
          <w:p w14:paraId="4CA4EFA9" w14:textId="77777777" w:rsidR="004864F0" w:rsidRDefault="00E936A4" w:rsidP="00A95FC8">
            <w:pPr>
              <w:spacing w:before="30" w:after="30"/>
            </w:pPr>
            <w:r>
              <w:rPr>
                <w:color w:val="2D3748"/>
                <w:sz w:val="17"/>
              </w:rPr>
              <w:t>השהיית במעבר (In transition) והיררכיית טיימרים (Domain &gt; מערכת)</w:t>
            </w:r>
          </w:p>
        </w:tc>
        <w:tc>
          <w:tcPr>
            <w:tcW w:w="3888" w:type="dxa"/>
            <w:shd w:val="clear" w:color="auto" w:fill="F7FAFC"/>
            <w:tcMar>
              <w:top w:w="80" w:type="dxa"/>
              <w:left w:w="100" w:type="dxa"/>
              <w:bottom w:w="80" w:type="dxa"/>
              <w:right w:w="100" w:type="dxa"/>
            </w:tcMar>
          </w:tcPr>
          <w:p w14:paraId="6E8B1031" w14:textId="77777777" w:rsidR="004864F0" w:rsidRDefault="00E936A4" w:rsidP="00A95FC8">
            <w:pPr>
              <w:spacing w:before="30" w:after="30"/>
            </w:pPr>
            <w:r>
              <w:rPr>
                <w:color w:val="2D3748"/>
                <w:sz w:val="17"/>
              </w:rPr>
              <w:t xml:space="preserve">ברירת המחדל המערכתית (System Default): השהיית במעבר (In transition) נקבעה על 20 שניות, ו-Timeout אי-פעילות נקבע על 20 שניות (ו-30 שניות מסיום אות 15). </w:t>
            </w:r>
            <w:commentRangeStart w:id="8"/>
            <w:commentRangeStart w:id="9"/>
            <w:r>
              <w:rPr>
                <w:color w:val="2D3748"/>
                <w:sz w:val="17"/>
              </w:rPr>
              <w:t>כל הטיימרים ניתנים ל-Override ברמת ה-Domain ע"י מנהלן לפני האבחון (נעולים בין שלבים).</w:t>
            </w:r>
            <w:commentRangeEnd w:id="8"/>
            <w:r w:rsidR="00817F96">
              <w:rPr>
                <w:rStyle w:val="CommentReference"/>
                <w:sz w:val="22"/>
                <w:szCs w:val="22"/>
              </w:rPr>
              <w:commentReference w:id="8"/>
            </w:r>
            <w:commentRangeEnd w:id="9"/>
            <w:r w:rsidR="00A23696">
              <w:rPr>
                <w:rStyle w:val="CommentReference"/>
                <w:sz w:val="22"/>
                <w:szCs w:val="22"/>
              </w:rPr>
              <w:commentReference w:id="9"/>
            </w:r>
          </w:p>
        </w:tc>
        <w:tc>
          <w:tcPr>
            <w:tcW w:w="3168" w:type="dxa"/>
            <w:shd w:val="clear" w:color="auto" w:fill="F7FAFC"/>
            <w:tcMar>
              <w:top w:w="80" w:type="dxa"/>
              <w:left w:w="100" w:type="dxa"/>
              <w:bottom w:w="80" w:type="dxa"/>
              <w:right w:w="100" w:type="dxa"/>
            </w:tcMar>
          </w:tcPr>
          <w:p w14:paraId="67F913EC" w14:textId="77777777" w:rsidR="004864F0" w:rsidRDefault="00E936A4" w:rsidP="00A95FC8">
            <w:pPr>
              <w:spacing w:before="30" w:after="30"/>
            </w:pPr>
            <w:r>
              <w:rPr>
                <w:color w:val="2D3748"/>
                <w:sz w:val="17"/>
              </w:rPr>
              <w:t>שמירת Snapshot של טיימרי המערכת וה-Domain ברשומת הסשן; אפשרות Factoring אנליטי להשוואת ציונים מנורמלים בין Domains.</w:t>
            </w:r>
          </w:p>
        </w:tc>
      </w:tr>
      <w:tr w:rsidR="004864F0" w14:paraId="46DAD9EE" w14:textId="77777777">
        <w:trPr>
          <w:jc w:val="center"/>
        </w:trPr>
        <w:tc>
          <w:tcPr>
            <w:tcW w:w="576" w:type="dxa"/>
            <w:shd w:val="clear" w:color="auto" w:fill="FFFFFF"/>
            <w:tcMar>
              <w:top w:w="80" w:type="dxa"/>
              <w:left w:w="100" w:type="dxa"/>
              <w:bottom w:w="80" w:type="dxa"/>
              <w:right w:w="100" w:type="dxa"/>
            </w:tcMar>
          </w:tcPr>
          <w:p w14:paraId="5708B7D5" w14:textId="77777777" w:rsidR="004864F0" w:rsidRDefault="00E936A4" w:rsidP="00A95FC8">
            <w:pPr>
              <w:spacing w:before="30" w:after="30"/>
            </w:pPr>
            <w:r>
              <w:rPr>
                <w:color w:val="2D3748"/>
                <w:sz w:val="17"/>
              </w:rPr>
              <w:t>3</w:t>
            </w:r>
          </w:p>
        </w:tc>
        <w:tc>
          <w:tcPr>
            <w:tcW w:w="2160" w:type="dxa"/>
            <w:shd w:val="clear" w:color="auto" w:fill="FFFFFF"/>
            <w:tcMar>
              <w:top w:w="80" w:type="dxa"/>
              <w:left w:w="100" w:type="dxa"/>
              <w:bottom w:w="80" w:type="dxa"/>
              <w:right w:w="100" w:type="dxa"/>
            </w:tcMar>
          </w:tcPr>
          <w:p w14:paraId="04813F2C" w14:textId="77777777" w:rsidR="004864F0" w:rsidRDefault="00E936A4" w:rsidP="00A95FC8">
            <w:pPr>
              <w:spacing w:before="30" w:after="30"/>
            </w:pPr>
            <w:r>
              <w:rPr>
                <w:color w:val="2D3748"/>
                <w:sz w:val="17"/>
              </w:rPr>
              <w:t>סיום בלוק, התרעת Timeout והבהוב כפתור בקוקפיט</w:t>
            </w:r>
          </w:p>
        </w:tc>
        <w:tc>
          <w:tcPr>
            <w:tcW w:w="3888" w:type="dxa"/>
            <w:shd w:val="clear" w:color="auto" w:fill="FFFFFF"/>
            <w:tcMar>
              <w:top w:w="80" w:type="dxa"/>
              <w:left w:w="100" w:type="dxa"/>
              <w:bottom w:w="80" w:type="dxa"/>
              <w:right w:w="100" w:type="dxa"/>
            </w:tcMar>
          </w:tcPr>
          <w:p w14:paraId="6D6137D3" w14:textId="77777777" w:rsidR="004864F0" w:rsidRDefault="00E936A4" w:rsidP="00A95FC8">
            <w:pPr>
              <w:spacing w:before="30" w:after="30"/>
            </w:pPr>
            <w:r>
              <w:rPr>
                <w:color w:val="2D3748"/>
                <w:sz w:val="17"/>
              </w:rPr>
              <w:t>הבלוק מסתיים בהשלמת 15 בתים שמולאו כולם ע"י המאובחן (בין אם בסדר הנכון ובין אם לאו) או ב-Timeout. בתים שדולגו נחשבים כשגיאה, אך הזמן הכולל כולל את מלוא זמן הביצוע והתיקון במידה ובוצע. בעת Timeout כפתור [MANUAL FINISH BLOCK] מהבהב בקוקפיט של המאבחן.</w:t>
            </w:r>
          </w:p>
        </w:tc>
        <w:tc>
          <w:tcPr>
            <w:tcW w:w="3168" w:type="dxa"/>
            <w:shd w:val="clear" w:color="auto" w:fill="FFFFFF"/>
            <w:tcMar>
              <w:top w:w="80" w:type="dxa"/>
              <w:left w:w="100" w:type="dxa"/>
              <w:bottom w:w="80" w:type="dxa"/>
              <w:right w:w="100" w:type="dxa"/>
            </w:tcMar>
          </w:tcPr>
          <w:p w14:paraId="45A78660" w14:textId="77777777" w:rsidR="004864F0" w:rsidRDefault="00E936A4" w:rsidP="00A95FC8">
            <w:pPr>
              <w:spacing w:before="30" w:after="30"/>
            </w:pPr>
            <w:r>
              <w:rPr>
                <w:color w:val="2D3748"/>
                <w:sz w:val="17"/>
              </w:rPr>
              <w:t>חיווי הבהוב דינמי בקוקפיט המאבחן; שמירת זמן כולל מלא כולל תיקונים; כפתור [Repeat Block] ייעודי לאיפוס בלוק שהופרע.</w:t>
            </w:r>
          </w:p>
        </w:tc>
      </w:tr>
      <w:tr w:rsidR="004864F0" w14:paraId="604D1961" w14:textId="77777777">
        <w:trPr>
          <w:jc w:val="center"/>
        </w:trPr>
        <w:tc>
          <w:tcPr>
            <w:tcW w:w="576" w:type="dxa"/>
            <w:shd w:val="clear" w:color="auto" w:fill="F7FAFC"/>
            <w:tcMar>
              <w:top w:w="80" w:type="dxa"/>
              <w:left w:w="100" w:type="dxa"/>
              <w:bottom w:w="80" w:type="dxa"/>
              <w:right w:w="100" w:type="dxa"/>
            </w:tcMar>
          </w:tcPr>
          <w:p w14:paraId="54E75D1F" w14:textId="77777777" w:rsidR="004864F0" w:rsidRDefault="00E936A4" w:rsidP="00A95FC8">
            <w:pPr>
              <w:spacing w:before="30" w:after="30"/>
            </w:pPr>
            <w:r>
              <w:rPr>
                <w:color w:val="2D3748"/>
                <w:sz w:val="17"/>
              </w:rPr>
              <w:t>4</w:t>
            </w:r>
          </w:p>
        </w:tc>
        <w:tc>
          <w:tcPr>
            <w:tcW w:w="2160" w:type="dxa"/>
            <w:shd w:val="clear" w:color="auto" w:fill="F7FAFC"/>
            <w:tcMar>
              <w:top w:w="80" w:type="dxa"/>
              <w:left w:w="100" w:type="dxa"/>
              <w:bottom w:w="80" w:type="dxa"/>
              <w:right w:w="100" w:type="dxa"/>
            </w:tcMar>
          </w:tcPr>
          <w:p w14:paraId="4AEC4A0C" w14:textId="77777777" w:rsidR="004864F0" w:rsidRDefault="00E936A4" w:rsidP="00A95FC8">
            <w:pPr>
              <w:spacing w:before="30" w:after="30"/>
            </w:pPr>
            <w:r>
              <w:rPr>
                <w:color w:val="2D3748"/>
                <w:sz w:val="17"/>
              </w:rPr>
              <w:t>דף מסכם השוואתי ונוסחת ציון משוקלל עם בדיקת 100%</w:t>
            </w:r>
          </w:p>
        </w:tc>
        <w:tc>
          <w:tcPr>
            <w:tcW w:w="3888" w:type="dxa"/>
            <w:shd w:val="clear" w:color="auto" w:fill="F7FAFC"/>
            <w:tcMar>
              <w:top w:w="80" w:type="dxa"/>
              <w:left w:w="100" w:type="dxa"/>
              <w:bottom w:w="80" w:type="dxa"/>
              <w:right w:w="100" w:type="dxa"/>
            </w:tcMar>
          </w:tcPr>
          <w:p w14:paraId="65E19BC1" w14:textId="77777777" w:rsidR="004864F0" w:rsidRDefault="00E936A4" w:rsidP="00A95FC8">
            <w:pPr>
              <w:spacing w:before="30" w:after="30"/>
            </w:pPr>
            <w:r>
              <w:rPr>
                <w:color w:val="2D3748"/>
                <w:sz w:val="17"/>
              </w:rPr>
              <w:t xml:space="preserve">במפגש 3 (אחרי שבועיים, 2 בלוקים חוזרים) מוצג בקוקפיט דף מסכם המשווה את ממוצע 2 הבלוקים מול 4 נקודות ייחוס: 2 ראשונים ו-2 אחרונים ביום 1, ו-2 ראשונים ו-2 אחרונים ביום 2. נוסחת הציון משקללת 3 מדדים: (1) הרמות יד, (2) דיוק, (3) זמן כולל. </w:t>
            </w:r>
            <w:commentRangeStart w:id="10"/>
            <w:r>
              <w:rPr>
                <w:color w:val="2D3748"/>
                <w:sz w:val="17"/>
              </w:rPr>
              <w:t xml:space="preserve">משקולות הנוסחה נקבעות באחוזים </w:t>
            </w:r>
            <w:r>
              <w:rPr>
                <w:color w:val="2D3748"/>
                <w:sz w:val="17"/>
              </w:rPr>
              <w:lastRenderedPageBreak/>
              <w:t>עם אימות קשיח: סכום המשקולות = 100%.</w:t>
            </w:r>
            <w:commentRangeEnd w:id="10"/>
            <w:r w:rsidR="000B715E">
              <w:rPr>
                <w:rStyle w:val="CommentReference"/>
                <w:sz w:val="22"/>
                <w:szCs w:val="22"/>
              </w:rPr>
              <w:commentReference w:id="10"/>
            </w:r>
          </w:p>
        </w:tc>
        <w:tc>
          <w:tcPr>
            <w:tcW w:w="3168" w:type="dxa"/>
            <w:shd w:val="clear" w:color="auto" w:fill="F7FAFC"/>
            <w:tcMar>
              <w:top w:w="80" w:type="dxa"/>
              <w:left w:w="100" w:type="dxa"/>
              <w:bottom w:w="80" w:type="dxa"/>
              <w:right w:w="100" w:type="dxa"/>
            </w:tcMar>
          </w:tcPr>
          <w:p w14:paraId="1B211C73" w14:textId="77777777" w:rsidR="004864F0" w:rsidRDefault="00E936A4" w:rsidP="00A95FC8">
            <w:pPr>
              <w:spacing w:before="30" w:after="30"/>
            </w:pPr>
            <w:r>
              <w:rPr>
                <w:color w:val="2D3748"/>
                <w:sz w:val="17"/>
              </w:rPr>
              <w:lastRenderedPageBreak/>
              <w:t>מסך Comparative Summary ייעודי בקוקפיט; מנוע חישוב ציונים משוקללים עם אימות Sum(Weights)==100% במסך המנהלן.</w:t>
            </w:r>
          </w:p>
        </w:tc>
      </w:tr>
      <w:tr w:rsidR="004864F0" w14:paraId="19F36386" w14:textId="77777777">
        <w:trPr>
          <w:jc w:val="center"/>
        </w:trPr>
        <w:tc>
          <w:tcPr>
            <w:tcW w:w="576" w:type="dxa"/>
            <w:shd w:val="clear" w:color="auto" w:fill="FFFFFF"/>
            <w:tcMar>
              <w:top w:w="80" w:type="dxa"/>
              <w:left w:w="100" w:type="dxa"/>
              <w:bottom w:w="80" w:type="dxa"/>
              <w:right w:w="100" w:type="dxa"/>
            </w:tcMar>
          </w:tcPr>
          <w:p w14:paraId="08D38186" w14:textId="77777777" w:rsidR="004864F0" w:rsidRDefault="00E936A4" w:rsidP="00A95FC8">
            <w:pPr>
              <w:spacing w:before="30" w:after="30"/>
            </w:pPr>
            <w:r>
              <w:rPr>
                <w:color w:val="2D3748"/>
                <w:sz w:val="17"/>
              </w:rPr>
              <w:t>5</w:t>
            </w:r>
          </w:p>
        </w:tc>
        <w:tc>
          <w:tcPr>
            <w:tcW w:w="2160" w:type="dxa"/>
            <w:shd w:val="clear" w:color="auto" w:fill="FFFFFF"/>
            <w:tcMar>
              <w:top w:w="80" w:type="dxa"/>
              <w:left w:w="100" w:type="dxa"/>
              <w:bottom w:w="80" w:type="dxa"/>
              <w:right w:w="100" w:type="dxa"/>
            </w:tcMar>
          </w:tcPr>
          <w:p w14:paraId="351C98A5" w14:textId="77777777" w:rsidR="004864F0" w:rsidRDefault="00E936A4" w:rsidP="00A95FC8">
            <w:pPr>
              <w:spacing w:before="30" w:after="30"/>
            </w:pPr>
            <w:r>
              <w:rPr>
                <w:color w:val="2D3748"/>
                <w:sz w:val="17"/>
              </w:rPr>
              <w:t>תוכנית התערבות ללימוד אותיות (א–ת / A–Z) ואלגוריתם דיוק לשורה 3</w:t>
            </w:r>
          </w:p>
        </w:tc>
        <w:tc>
          <w:tcPr>
            <w:tcW w:w="3888" w:type="dxa"/>
            <w:shd w:val="clear" w:color="auto" w:fill="FFFFFF"/>
            <w:tcMar>
              <w:top w:w="80" w:type="dxa"/>
              <w:left w:w="100" w:type="dxa"/>
              <w:bottom w:w="80" w:type="dxa"/>
              <w:right w:w="100" w:type="dxa"/>
            </w:tcMar>
          </w:tcPr>
          <w:p w14:paraId="2518B6CD" w14:textId="77777777" w:rsidR="004864F0" w:rsidRDefault="00E936A4" w:rsidP="00A95FC8">
            <w:pPr>
              <w:spacing w:before="30" w:after="30"/>
            </w:pPr>
            <w:r>
              <w:rPr>
                <w:color w:val="2D3748"/>
                <w:sz w:val="17"/>
              </w:rPr>
              <w:t>מתבצעת במפגש 3 ובמפגשים המשכיים ללימוד אותיות האלף-בית. שלבים 1 ו-3 מתבצעים במלואם בטאבלט (מדידת זמן לכל 4 הבלוקים והצגת בלוק 2 בנפרד). עבור השורה השלישית הריקה מוטמע אלגוריתם דיוק רב-שכבתי (DTW + טופולוגיה + פרופורציות). מעבר אות בהחלטת מאבחן: Repeat או Next Letter Block.</w:t>
            </w:r>
          </w:p>
        </w:tc>
        <w:tc>
          <w:tcPr>
            <w:tcW w:w="3168" w:type="dxa"/>
            <w:shd w:val="clear" w:color="auto" w:fill="FFFFFF"/>
            <w:tcMar>
              <w:top w:w="80" w:type="dxa"/>
              <w:left w:w="100" w:type="dxa"/>
              <w:bottom w:w="80" w:type="dxa"/>
              <w:right w:w="100" w:type="dxa"/>
            </w:tcMar>
          </w:tcPr>
          <w:p w14:paraId="4029AD8A" w14:textId="77777777" w:rsidR="004864F0" w:rsidRDefault="00E936A4" w:rsidP="00A95FC8">
            <w:pPr>
              <w:spacing w:before="30" w:after="30"/>
            </w:pPr>
            <w:r>
              <w:rPr>
                <w:color w:val="2D3748"/>
                <w:sz w:val="17"/>
              </w:rPr>
              <w:t>רובריקת Intervention Program בעמוד הבקרה; מנוע השוואת מסלול DTW לשורה 3; סרטון אנימציה לאות ב-2 רמות שמע (מוזיקה / דיבור); השמעת מוזיקה ברקע בזמן 4 בלוקי האימון.</w:t>
            </w:r>
          </w:p>
        </w:tc>
      </w:tr>
      <w:tr w:rsidR="004864F0" w14:paraId="5EB67A57" w14:textId="77777777">
        <w:trPr>
          <w:jc w:val="center"/>
        </w:trPr>
        <w:tc>
          <w:tcPr>
            <w:tcW w:w="576" w:type="dxa"/>
            <w:shd w:val="clear" w:color="auto" w:fill="F7FAFC"/>
            <w:tcMar>
              <w:top w:w="80" w:type="dxa"/>
              <w:left w:w="100" w:type="dxa"/>
              <w:bottom w:w="80" w:type="dxa"/>
              <w:right w:w="100" w:type="dxa"/>
            </w:tcMar>
          </w:tcPr>
          <w:p w14:paraId="293DBDBC" w14:textId="77777777" w:rsidR="004864F0" w:rsidRDefault="00E936A4" w:rsidP="00A95FC8">
            <w:pPr>
              <w:spacing w:before="30" w:after="30"/>
            </w:pPr>
            <w:r>
              <w:rPr>
                <w:color w:val="2D3748"/>
                <w:sz w:val="17"/>
              </w:rPr>
              <w:t>6</w:t>
            </w:r>
          </w:p>
        </w:tc>
        <w:tc>
          <w:tcPr>
            <w:tcW w:w="2160" w:type="dxa"/>
            <w:shd w:val="clear" w:color="auto" w:fill="F7FAFC"/>
            <w:tcMar>
              <w:top w:w="80" w:type="dxa"/>
              <w:left w:w="100" w:type="dxa"/>
              <w:bottom w:w="80" w:type="dxa"/>
              <w:right w:w="100" w:type="dxa"/>
            </w:tcMar>
          </w:tcPr>
          <w:p w14:paraId="40A495A9" w14:textId="77777777" w:rsidR="004864F0" w:rsidRDefault="00E936A4" w:rsidP="00A95FC8">
            <w:pPr>
              <w:spacing w:before="30" w:after="30"/>
            </w:pPr>
            <w:r>
              <w:rPr>
                <w:color w:val="2D3748"/>
                <w:sz w:val="17"/>
              </w:rPr>
              <w:t>תבנית מחברת 10 שורות בטאבלט מול מעבר לנייר בהתערבות</w:t>
            </w:r>
          </w:p>
        </w:tc>
        <w:tc>
          <w:tcPr>
            <w:tcW w:w="3888" w:type="dxa"/>
            <w:shd w:val="clear" w:color="auto" w:fill="F7FAFC"/>
            <w:tcMar>
              <w:top w:w="80" w:type="dxa"/>
              <w:left w:w="100" w:type="dxa"/>
              <w:bottom w:w="80" w:type="dxa"/>
              <w:right w:w="100" w:type="dxa"/>
            </w:tcMar>
          </w:tcPr>
          <w:p w14:paraId="050E4F5D" w14:textId="77777777" w:rsidR="004864F0" w:rsidRDefault="00E936A4" w:rsidP="00A95FC8">
            <w:pPr>
              <w:spacing w:before="30" w:after="30"/>
            </w:pPr>
            <w:r>
              <w:rPr>
                <w:color w:val="2D3748"/>
                <w:sz w:val="17"/>
              </w:rPr>
              <w:t>שלבי המחברת באבחון (ימים 1 ו-2 – NB2Pages) מתבצעים במלואם על גבי הטאבלט בהדמיית מחברת שורות אותנטית (התואמת לאיור 13, עם 3 שורות של 5 אותיות מומצאות בצורת &gt;). רק בשלב 4 של תוכנית ההתערבות עוברים למחברת נייר פיזית ולוח מחיק אישי.</w:t>
            </w:r>
          </w:p>
        </w:tc>
        <w:tc>
          <w:tcPr>
            <w:tcW w:w="3168" w:type="dxa"/>
            <w:shd w:val="clear" w:color="auto" w:fill="F7FAFC"/>
            <w:tcMar>
              <w:top w:w="80" w:type="dxa"/>
              <w:left w:w="100" w:type="dxa"/>
              <w:bottom w:w="80" w:type="dxa"/>
              <w:right w:w="100" w:type="dxa"/>
            </w:tcMar>
          </w:tcPr>
          <w:p w14:paraId="11074388" w14:textId="77777777" w:rsidR="004864F0" w:rsidRDefault="00E936A4" w:rsidP="00A95FC8">
            <w:pPr>
              <w:spacing w:before="30" w:after="30"/>
            </w:pPr>
            <w:r>
              <w:rPr>
                <w:color w:val="2D3748"/>
                <w:sz w:val="17"/>
              </w:rPr>
              <w:t>עדכון שרטוט ומנוע מחברת השורות להתאמה מלאה לאיור 13; תמיכה בפרוטוקול כפול: דיגיטלי באבחון ופיזי/כיתתי בהתערבות.</w:t>
            </w:r>
          </w:p>
        </w:tc>
      </w:tr>
      <w:tr w:rsidR="004864F0" w14:paraId="4E2F1E0B" w14:textId="77777777">
        <w:trPr>
          <w:jc w:val="center"/>
        </w:trPr>
        <w:tc>
          <w:tcPr>
            <w:tcW w:w="576" w:type="dxa"/>
            <w:shd w:val="clear" w:color="auto" w:fill="FFFFFF"/>
            <w:tcMar>
              <w:top w:w="80" w:type="dxa"/>
              <w:left w:w="100" w:type="dxa"/>
              <w:bottom w:w="80" w:type="dxa"/>
              <w:right w:w="100" w:type="dxa"/>
            </w:tcMar>
          </w:tcPr>
          <w:p w14:paraId="198055D1" w14:textId="77777777" w:rsidR="004864F0" w:rsidRDefault="00E936A4" w:rsidP="00A95FC8">
            <w:pPr>
              <w:spacing w:before="30" w:after="30"/>
            </w:pPr>
            <w:r>
              <w:rPr>
                <w:color w:val="2D3748"/>
                <w:sz w:val="17"/>
              </w:rPr>
              <w:t>7</w:t>
            </w:r>
          </w:p>
        </w:tc>
        <w:tc>
          <w:tcPr>
            <w:tcW w:w="2160" w:type="dxa"/>
            <w:shd w:val="clear" w:color="auto" w:fill="FFFFFF"/>
            <w:tcMar>
              <w:top w:w="80" w:type="dxa"/>
              <w:left w:w="100" w:type="dxa"/>
              <w:bottom w:w="80" w:type="dxa"/>
              <w:right w:w="100" w:type="dxa"/>
            </w:tcMar>
          </w:tcPr>
          <w:p w14:paraId="6B68F037" w14:textId="77777777" w:rsidR="004864F0" w:rsidRDefault="00E936A4" w:rsidP="00A95FC8">
            <w:pPr>
              <w:spacing w:before="30" w:after="30"/>
            </w:pPr>
            <w:r>
              <w:rPr>
                <w:color w:val="2D3748"/>
                <w:sz w:val="17"/>
              </w:rPr>
              <w:t>עדכוני UI בקליטה ואפשרות מנהלן לעבודה ללא וידאו</w:t>
            </w:r>
          </w:p>
        </w:tc>
        <w:tc>
          <w:tcPr>
            <w:tcW w:w="3888" w:type="dxa"/>
            <w:shd w:val="clear" w:color="auto" w:fill="FFFFFF"/>
            <w:tcMar>
              <w:top w:w="80" w:type="dxa"/>
              <w:left w:w="100" w:type="dxa"/>
              <w:bottom w:w="80" w:type="dxa"/>
              <w:right w:w="100" w:type="dxa"/>
            </w:tcMar>
          </w:tcPr>
          <w:p w14:paraId="33D45E26" w14:textId="77777777" w:rsidR="004864F0" w:rsidRDefault="00E936A4" w:rsidP="00A95FC8">
            <w:pPr>
              <w:spacing w:before="30" w:after="30"/>
            </w:pPr>
            <w:r>
              <w:rPr>
                <w:color w:val="2D3748"/>
                <w:sz w:val="17"/>
              </w:rPr>
              <w:t>נוספו שם הבודק ותאריך בסרגל העליון, ושם בית ספר/גן וכיתה ב-Student Intake. מנהלן המערכת יכול לקבוע הגדרה מערכתית/מחוזית של עבודה ללא צילום וידאו.</w:t>
            </w:r>
          </w:p>
        </w:tc>
        <w:tc>
          <w:tcPr>
            <w:tcW w:w="3168" w:type="dxa"/>
            <w:shd w:val="clear" w:color="auto" w:fill="FFFFFF"/>
            <w:tcMar>
              <w:top w:w="80" w:type="dxa"/>
              <w:left w:w="100" w:type="dxa"/>
              <w:bottom w:w="80" w:type="dxa"/>
              <w:right w:w="100" w:type="dxa"/>
            </w:tcMar>
          </w:tcPr>
          <w:p w14:paraId="752CAE7E" w14:textId="77777777" w:rsidR="004864F0" w:rsidRDefault="00E936A4" w:rsidP="00A95FC8">
            <w:pPr>
              <w:spacing w:before="30" w:after="30"/>
            </w:pPr>
            <w:r>
              <w:rPr>
                <w:color w:val="2D3748"/>
                <w:sz w:val="17"/>
              </w:rPr>
              <w:t>עדכון קונסולת Setup &amp; Intake; דגל video_recording_enabled במסד הנתונים ובממשק הניהול.</w:t>
            </w:r>
          </w:p>
        </w:tc>
      </w:tr>
    </w:tbl>
    <w:p w14:paraId="00A07905" w14:textId="77777777" w:rsidR="004864F0" w:rsidRDefault="004864F0" w:rsidP="00A95FC8">
      <w:pPr>
        <w:spacing w:before="40" w:after="80"/>
      </w:pPr>
    </w:p>
    <w:p w14:paraId="274F734F" w14:textId="77777777" w:rsidR="004864F0" w:rsidRDefault="00E936A4" w:rsidP="00A95FC8">
      <w:pPr>
        <w:spacing w:before="280" w:after="80"/>
      </w:pPr>
      <w:r>
        <w:rPr>
          <w:b/>
          <w:color w:val="1A365D"/>
          <w:sz w:val="28"/>
        </w:rPr>
        <w:t>3. ארכיטקטורת תוכנה, רשת מקומית ותת-מערכת מצלמות IP</w:t>
      </w:r>
    </w:p>
    <w:p w14:paraId="2E0763E9" w14:textId="77777777" w:rsidR="004864F0" w:rsidRDefault="00E936A4" w:rsidP="00A95FC8">
      <w:pPr>
        <w:spacing w:before="30" w:after="50"/>
        <w:ind w:right="360"/>
      </w:pPr>
      <w:r>
        <w:rPr>
          <w:b/>
          <w:color w:val="2B6CB0"/>
          <w:sz w:val="20"/>
        </w:rPr>
        <w:t xml:space="preserve">• </w:t>
      </w:r>
      <w:r>
        <w:rPr>
          <w:b/>
          <w:color w:val="1A365D"/>
          <w:sz w:val="20"/>
        </w:rPr>
        <w:t xml:space="preserve">מצלמות IP אלחוטיות (Sricam SP006 720p) ו-CMS: </w:t>
      </w:r>
      <w:r>
        <w:rPr>
          <w:color w:val="2D3748"/>
          <w:sz w:val="20"/>
        </w:rPr>
        <w:t>מצלמות IP אלחוטיות המוצבות על השולחן ומכוונות למשטח העבודה ולידיים בלבד (ללא צילום פנים). צימוד לסשן באמצעות קוד QR. כפתור [CAMERA PREVIEW] לבדיקת זווית.</w:t>
      </w:r>
    </w:p>
    <w:p w14:paraId="6C90A830" w14:textId="77777777" w:rsidR="004864F0" w:rsidRDefault="00E936A4" w:rsidP="00A95FC8">
      <w:pPr>
        <w:spacing w:before="30" w:after="50"/>
        <w:ind w:right="360"/>
      </w:pPr>
      <w:r>
        <w:rPr>
          <w:b/>
          <w:color w:val="2B6CB0"/>
          <w:sz w:val="20"/>
        </w:rPr>
        <w:t xml:space="preserve">• </w:t>
      </w:r>
      <w:r>
        <w:rPr>
          <w:b/>
          <w:color w:val="1A365D"/>
          <w:sz w:val="20"/>
        </w:rPr>
        <w:t xml:space="preserve">אפשרות עבודה ללא צילום וידאו (Admin Video Toggle): </w:t>
      </w:r>
      <w:r>
        <w:rPr>
          <w:color w:val="2D3748"/>
          <w:sz w:val="20"/>
        </w:rPr>
        <w:t>מנהלן המערכת יכול להגדיר ברמת המערכת או ה-Domain עבודה ללא צילום וידאו. במצב זה המערכת אינה דורשת צימוד מצלמה, וכלל הטלמטריה הקינמטית נאספת כסדרה.</w:t>
      </w:r>
    </w:p>
    <w:p w14:paraId="04912706" w14:textId="77777777" w:rsidR="004864F0" w:rsidRDefault="00E936A4" w:rsidP="00A95FC8">
      <w:pPr>
        <w:spacing w:before="280" w:after="80"/>
      </w:pPr>
      <w:r>
        <w:rPr>
          <w:b/>
          <w:color w:val="1A365D"/>
          <w:sz w:val="28"/>
        </w:rPr>
        <w:t>4. היררכיית טיימרים (Domain &gt; מערכת), פקטורינג אנליטי ומילון OpCodes מעודכן</w:t>
      </w:r>
    </w:p>
    <w:p w14:paraId="4F92CA80" w14:textId="77777777" w:rsidR="004864F0" w:rsidRDefault="00E936A4" w:rsidP="00A95FC8">
      <w:pPr>
        <w:spacing w:before="180" w:after="60"/>
      </w:pPr>
      <w:r>
        <w:rPr>
          <w:b/>
          <w:color w:val="2B6CB0"/>
          <w:sz w:val="23"/>
        </w:rPr>
        <w:t>4.1 ערכי ברירת מחדל מערכתיים והיררכיית קינפוג (Domain &gt; מערכת)</w:t>
      </w:r>
    </w:p>
    <w:p w14:paraId="4D6F689D" w14:textId="77777777" w:rsidR="004864F0" w:rsidRDefault="00E936A4" w:rsidP="00A95FC8">
      <w:pPr>
        <w:spacing w:before="30" w:after="50"/>
        <w:ind w:right="360"/>
      </w:pPr>
      <w:r>
        <w:rPr>
          <w:b/>
          <w:color w:val="2B6CB0"/>
          <w:sz w:val="20"/>
        </w:rPr>
        <w:t xml:space="preserve">• </w:t>
      </w:r>
      <w:r>
        <w:rPr>
          <w:b/>
          <w:color w:val="1A365D"/>
          <w:sz w:val="20"/>
        </w:rPr>
        <w:t xml:space="preserve">ערכי ברירת מחדל רשמיים ברמת המערכת (System Defaults): </w:t>
      </w:r>
      <w:r>
        <w:rPr>
          <w:color w:val="2D3748"/>
          <w:sz w:val="20"/>
        </w:rPr>
        <w:t>על פי הנחיית החוקרות נקבעו ערכי ברירת המחדל המערכתיים: טיימר השהיית במעבר (In transition) = 20 שניות; טיימר חוסר פעילות (Inactivity Timeout) = 20 שניות (או 30 שניות מסיום אות 15).</w:t>
      </w:r>
    </w:p>
    <w:p w14:paraId="460D4040" w14:textId="77777777" w:rsidR="004864F0" w:rsidRDefault="00E936A4" w:rsidP="00A95FC8">
      <w:pPr>
        <w:spacing w:before="30" w:after="50"/>
        <w:ind w:right="360"/>
      </w:pPr>
      <w:r>
        <w:rPr>
          <w:b/>
          <w:color w:val="2B6CB0"/>
          <w:sz w:val="20"/>
        </w:rPr>
        <w:t xml:space="preserve">• </w:t>
      </w:r>
      <w:r>
        <w:rPr>
          <w:b/>
          <w:color w:val="1A365D"/>
          <w:sz w:val="20"/>
        </w:rPr>
        <w:t xml:space="preserve">מנגנון דריסה (Domain Override) ונעילה: </w:t>
      </w:r>
      <w:r>
        <w:rPr>
          <w:color w:val="2D3748"/>
          <w:sz w:val="20"/>
        </w:rPr>
        <w:t>מנהלן המערכת יכול להגדיר ברמת ה-Domain ערכי Override (למשל השהיית במעבר של 15 שניות). ההגדרות נעולות לשינוי בעת סשן פעיל. ערכי שני הטיימרים נשמרים כ-Snapshot ברשומת הסשן ומאפשרים במודול האנליטי הפעלת Factoring לפי יחס הטיימרים: Factoring Ratio = T_Domain / T_System.</w:t>
      </w:r>
    </w:p>
    <w:p w14:paraId="0566C2B3" w14:textId="77777777" w:rsidR="004864F0" w:rsidRDefault="00E936A4" w:rsidP="00A95FC8">
      <w:pPr>
        <w:spacing w:before="180" w:after="60"/>
      </w:pPr>
      <w:r>
        <w:rPr>
          <w:b/>
          <w:color w:val="2B6CB0"/>
          <w:sz w:val="23"/>
        </w:rPr>
        <w:t>4.2 מילון פקודות ואירועים (WebSocket / P2P OpCodes v3.1)</w:t>
      </w:r>
    </w:p>
    <w:tbl>
      <w:tblPr>
        <w:bidiVisual/>
        <w:tblW w:w="0" w:type="auto"/>
        <w:jc w:val="center"/>
        <w:tblLook w:val="04A0" w:firstRow="1" w:lastRow="0" w:firstColumn="1" w:lastColumn="0" w:noHBand="0" w:noVBand="1"/>
      </w:tblPr>
      <w:tblGrid>
        <w:gridCol w:w="1020"/>
        <w:gridCol w:w="3795"/>
        <w:gridCol w:w="1720"/>
        <w:gridCol w:w="3414"/>
      </w:tblGrid>
      <w:tr w:rsidR="004864F0" w14:paraId="71FC364F" w14:textId="77777777">
        <w:trPr>
          <w:jc w:val="center"/>
        </w:trPr>
        <w:tc>
          <w:tcPr>
            <w:tcW w:w="864" w:type="dxa"/>
            <w:shd w:val="clear" w:color="auto" w:fill="2B6CB0"/>
            <w:tcMar>
              <w:top w:w="100" w:type="dxa"/>
              <w:left w:w="100" w:type="dxa"/>
              <w:bottom w:w="100" w:type="dxa"/>
              <w:right w:w="100" w:type="dxa"/>
            </w:tcMar>
          </w:tcPr>
          <w:p w14:paraId="524812A3" w14:textId="77777777" w:rsidR="004864F0" w:rsidRDefault="00E936A4" w:rsidP="00A95FC8">
            <w:pPr>
              <w:spacing w:before="40" w:after="40"/>
            </w:pPr>
            <w:r>
              <w:rPr>
                <w:b/>
                <w:color w:val="FFFFFF"/>
                <w:sz w:val="19"/>
              </w:rPr>
              <w:t>OpCode</w:t>
            </w:r>
          </w:p>
        </w:tc>
        <w:tc>
          <w:tcPr>
            <w:tcW w:w="3312" w:type="dxa"/>
            <w:shd w:val="clear" w:color="auto" w:fill="2B6CB0"/>
            <w:tcMar>
              <w:top w:w="100" w:type="dxa"/>
              <w:left w:w="100" w:type="dxa"/>
              <w:bottom w:w="100" w:type="dxa"/>
              <w:right w:w="100" w:type="dxa"/>
            </w:tcMar>
          </w:tcPr>
          <w:p w14:paraId="31FFC73D" w14:textId="77777777" w:rsidR="004864F0" w:rsidRDefault="00E936A4" w:rsidP="00A95FC8">
            <w:pPr>
              <w:spacing w:before="40" w:after="40"/>
            </w:pPr>
            <w:r>
              <w:rPr>
                <w:b/>
                <w:color w:val="FFFFFF"/>
                <w:sz w:val="19"/>
              </w:rPr>
              <w:t>שם הפקודה / אירוע</w:t>
            </w:r>
          </w:p>
        </w:tc>
        <w:tc>
          <w:tcPr>
            <w:tcW w:w="1872" w:type="dxa"/>
            <w:shd w:val="clear" w:color="auto" w:fill="2B6CB0"/>
            <w:tcMar>
              <w:top w:w="100" w:type="dxa"/>
              <w:left w:w="100" w:type="dxa"/>
              <w:bottom w:w="100" w:type="dxa"/>
              <w:right w:w="100" w:type="dxa"/>
            </w:tcMar>
          </w:tcPr>
          <w:p w14:paraId="3C8B48B3" w14:textId="77777777" w:rsidR="004864F0" w:rsidRDefault="00E936A4" w:rsidP="00A95FC8">
            <w:pPr>
              <w:spacing w:before="40" w:after="40"/>
            </w:pPr>
            <w:r>
              <w:rPr>
                <w:b/>
                <w:color w:val="FFFFFF"/>
                <w:sz w:val="19"/>
              </w:rPr>
              <w:t>כיוון שידור</w:t>
            </w:r>
          </w:p>
        </w:tc>
        <w:tc>
          <w:tcPr>
            <w:tcW w:w="3744" w:type="dxa"/>
            <w:shd w:val="clear" w:color="auto" w:fill="2B6CB0"/>
            <w:tcMar>
              <w:top w:w="100" w:type="dxa"/>
              <w:left w:w="100" w:type="dxa"/>
              <w:bottom w:w="100" w:type="dxa"/>
              <w:right w:w="100" w:type="dxa"/>
            </w:tcMar>
          </w:tcPr>
          <w:p w14:paraId="4670D730" w14:textId="77777777" w:rsidR="004864F0" w:rsidRDefault="00E936A4" w:rsidP="00A95FC8">
            <w:pPr>
              <w:spacing w:before="40" w:after="40"/>
            </w:pPr>
            <w:r>
              <w:rPr>
                <w:b/>
                <w:color w:val="FFFFFF"/>
                <w:sz w:val="19"/>
              </w:rPr>
              <w:t>תיאור ומשמעות פונקציונלית</w:t>
            </w:r>
          </w:p>
        </w:tc>
      </w:tr>
      <w:tr w:rsidR="004864F0" w14:paraId="0EEBE09B" w14:textId="77777777">
        <w:trPr>
          <w:jc w:val="center"/>
        </w:trPr>
        <w:tc>
          <w:tcPr>
            <w:tcW w:w="864" w:type="dxa"/>
            <w:shd w:val="clear" w:color="auto" w:fill="FFFFFF"/>
            <w:tcMar>
              <w:top w:w="80" w:type="dxa"/>
              <w:left w:w="100" w:type="dxa"/>
              <w:bottom w:w="80" w:type="dxa"/>
              <w:right w:w="100" w:type="dxa"/>
            </w:tcMar>
          </w:tcPr>
          <w:p w14:paraId="73BC67C9" w14:textId="77777777" w:rsidR="004864F0" w:rsidRDefault="00E936A4" w:rsidP="00A95FC8">
            <w:pPr>
              <w:spacing w:before="30" w:after="30"/>
            </w:pPr>
            <w:r>
              <w:rPr>
                <w:color w:val="2D3748"/>
                <w:sz w:val="17"/>
              </w:rPr>
              <w:lastRenderedPageBreak/>
              <w:t>0x01</w:t>
            </w:r>
          </w:p>
        </w:tc>
        <w:tc>
          <w:tcPr>
            <w:tcW w:w="3312" w:type="dxa"/>
            <w:shd w:val="clear" w:color="auto" w:fill="FFFFFF"/>
            <w:tcMar>
              <w:top w:w="80" w:type="dxa"/>
              <w:left w:w="100" w:type="dxa"/>
              <w:bottom w:w="80" w:type="dxa"/>
              <w:right w:w="100" w:type="dxa"/>
            </w:tcMar>
          </w:tcPr>
          <w:p w14:paraId="1DE68A39" w14:textId="77777777" w:rsidR="004864F0" w:rsidRDefault="00E936A4" w:rsidP="00A95FC8">
            <w:pPr>
              <w:spacing w:before="30" w:after="30"/>
            </w:pPr>
            <w:r>
              <w:rPr>
                <w:color w:val="2D3748"/>
                <w:sz w:val="17"/>
              </w:rPr>
              <w:t>PEN_DATA_BATCH</w:t>
            </w:r>
          </w:p>
        </w:tc>
        <w:tc>
          <w:tcPr>
            <w:tcW w:w="1872" w:type="dxa"/>
            <w:shd w:val="clear" w:color="auto" w:fill="FFFFFF"/>
            <w:tcMar>
              <w:top w:w="80" w:type="dxa"/>
              <w:left w:w="100" w:type="dxa"/>
              <w:bottom w:w="80" w:type="dxa"/>
              <w:right w:w="100" w:type="dxa"/>
            </w:tcMar>
          </w:tcPr>
          <w:p w14:paraId="30517E75" w14:textId="77777777" w:rsidR="004864F0" w:rsidRDefault="00E936A4" w:rsidP="00A95FC8">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416D0880" w14:textId="77777777" w:rsidR="004864F0" w:rsidRDefault="00E936A4" w:rsidP="00A95FC8">
            <w:pPr>
              <w:spacing w:before="30" w:after="30"/>
            </w:pPr>
            <w:r>
              <w:rPr>
                <w:color w:val="2D3748"/>
                <w:sz w:val="17"/>
              </w:rPr>
              <w:t>איגום 3-5 דגימות עט בינאריות (X, Y, Pressure, Tilt, Time, Flags).</w:t>
            </w:r>
          </w:p>
        </w:tc>
      </w:tr>
      <w:tr w:rsidR="004864F0" w14:paraId="00887746" w14:textId="77777777">
        <w:trPr>
          <w:jc w:val="center"/>
        </w:trPr>
        <w:tc>
          <w:tcPr>
            <w:tcW w:w="864" w:type="dxa"/>
            <w:shd w:val="clear" w:color="auto" w:fill="F7FAFC"/>
            <w:tcMar>
              <w:top w:w="80" w:type="dxa"/>
              <w:left w:w="100" w:type="dxa"/>
              <w:bottom w:w="80" w:type="dxa"/>
              <w:right w:w="100" w:type="dxa"/>
            </w:tcMar>
          </w:tcPr>
          <w:p w14:paraId="0A146670" w14:textId="77777777" w:rsidR="004864F0" w:rsidRDefault="00E936A4" w:rsidP="00A95FC8">
            <w:pPr>
              <w:spacing w:before="30" w:after="30"/>
            </w:pPr>
            <w:r>
              <w:rPr>
                <w:color w:val="2D3748"/>
                <w:sz w:val="17"/>
              </w:rPr>
              <w:t>0x02</w:t>
            </w:r>
          </w:p>
        </w:tc>
        <w:tc>
          <w:tcPr>
            <w:tcW w:w="3312" w:type="dxa"/>
            <w:shd w:val="clear" w:color="auto" w:fill="F7FAFC"/>
            <w:tcMar>
              <w:top w:w="80" w:type="dxa"/>
              <w:left w:w="100" w:type="dxa"/>
              <w:bottom w:w="80" w:type="dxa"/>
              <w:right w:w="100" w:type="dxa"/>
            </w:tcMar>
          </w:tcPr>
          <w:p w14:paraId="4BAA9F25" w14:textId="77777777" w:rsidR="004864F0" w:rsidRDefault="00E936A4" w:rsidP="00A95FC8">
            <w:pPr>
              <w:spacing w:before="30" w:after="30"/>
            </w:pPr>
            <w:r>
              <w:rPr>
                <w:color w:val="2D3748"/>
                <w:sz w:val="17"/>
              </w:rPr>
              <w:t>STROKE_START</w:t>
            </w:r>
          </w:p>
        </w:tc>
        <w:tc>
          <w:tcPr>
            <w:tcW w:w="1872" w:type="dxa"/>
            <w:shd w:val="clear" w:color="auto" w:fill="F7FAFC"/>
            <w:tcMar>
              <w:top w:w="80" w:type="dxa"/>
              <w:left w:w="100" w:type="dxa"/>
              <w:bottom w:w="80" w:type="dxa"/>
              <w:right w:w="100" w:type="dxa"/>
            </w:tcMar>
          </w:tcPr>
          <w:p w14:paraId="6BA81AB7" w14:textId="77777777" w:rsidR="004864F0" w:rsidRDefault="00E936A4" w:rsidP="00A95FC8">
            <w:pPr>
              <w:spacing w:before="30" w:after="30"/>
            </w:pPr>
            <w:r>
              <w:rPr>
                <w:color w:val="2D3748"/>
                <w:sz w:val="17"/>
              </w:rPr>
              <w:t>טאבלט -&gt; קוקפיט</w:t>
            </w:r>
          </w:p>
        </w:tc>
        <w:tc>
          <w:tcPr>
            <w:tcW w:w="3744" w:type="dxa"/>
            <w:shd w:val="clear" w:color="auto" w:fill="F7FAFC"/>
            <w:tcMar>
              <w:top w:w="80" w:type="dxa"/>
              <w:left w:w="100" w:type="dxa"/>
              <w:bottom w:w="80" w:type="dxa"/>
              <w:right w:w="100" w:type="dxa"/>
            </w:tcMar>
          </w:tcPr>
          <w:p w14:paraId="2B15DB3D" w14:textId="77777777" w:rsidR="004864F0" w:rsidRDefault="00E936A4" w:rsidP="00A95FC8">
            <w:pPr>
              <w:spacing w:before="30" w:after="30"/>
            </w:pPr>
            <w:r>
              <w:rPr>
                <w:color w:val="2D3748"/>
                <w:sz w:val="17"/>
              </w:rPr>
              <w:t>אירוע נגיעת עט ראשונה במשטח (Pen Down) בתוך קוביה מוגדרת.</w:t>
            </w:r>
          </w:p>
        </w:tc>
      </w:tr>
      <w:tr w:rsidR="004864F0" w14:paraId="14B1C16C" w14:textId="77777777">
        <w:trPr>
          <w:jc w:val="center"/>
        </w:trPr>
        <w:tc>
          <w:tcPr>
            <w:tcW w:w="864" w:type="dxa"/>
            <w:shd w:val="clear" w:color="auto" w:fill="FFFFFF"/>
            <w:tcMar>
              <w:top w:w="80" w:type="dxa"/>
              <w:left w:w="100" w:type="dxa"/>
              <w:bottom w:w="80" w:type="dxa"/>
              <w:right w:w="100" w:type="dxa"/>
            </w:tcMar>
          </w:tcPr>
          <w:p w14:paraId="0E54702E" w14:textId="77777777" w:rsidR="004864F0" w:rsidRDefault="00E936A4" w:rsidP="00A95FC8">
            <w:pPr>
              <w:spacing w:before="30" w:after="30"/>
            </w:pPr>
            <w:r>
              <w:rPr>
                <w:color w:val="2D3748"/>
                <w:sz w:val="17"/>
              </w:rPr>
              <w:t>0x03</w:t>
            </w:r>
          </w:p>
        </w:tc>
        <w:tc>
          <w:tcPr>
            <w:tcW w:w="3312" w:type="dxa"/>
            <w:shd w:val="clear" w:color="auto" w:fill="FFFFFF"/>
            <w:tcMar>
              <w:top w:w="80" w:type="dxa"/>
              <w:left w:w="100" w:type="dxa"/>
              <w:bottom w:w="80" w:type="dxa"/>
              <w:right w:w="100" w:type="dxa"/>
            </w:tcMar>
          </w:tcPr>
          <w:p w14:paraId="58604D95" w14:textId="77777777" w:rsidR="004864F0" w:rsidRDefault="00E936A4" w:rsidP="00A95FC8">
            <w:pPr>
              <w:spacing w:before="30" w:after="30"/>
            </w:pPr>
            <w:r>
              <w:rPr>
                <w:color w:val="2D3748"/>
                <w:sz w:val="17"/>
              </w:rPr>
              <w:t>STROKE_END</w:t>
            </w:r>
          </w:p>
        </w:tc>
        <w:tc>
          <w:tcPr>
            <w:tcW w:w="1872" w:type="dxa"/>
            <w:shd w:val="clear" w:color="auto" w:fill="FFFFFF"/>
            <w:tcMar>
              <w:top w:w="80" w:type="dxa"/>
              <w:left w:w="100" w:type="dxa"/>
              <w:bottom w:w="80" w:type="dxa"/>
              <w:right w:w="100" w:type="dxa"/>
            </w:tcMar>
          </w:tcPr>
          <w:p w14:paraId="018D2D4E" w14:textId="77777777" w:rsidR="004864F0" w:rsidRDefault="00E936A4" w:rsidP="00A95FC8">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200FAECD" w14:textId="77777777" w:rsidR="004864F0" w:rsidRDefault="00E936A4" w:rsidP="00A95FC8">
            <w:pPr>
              <w:spacing w:before="30" w:after="30"/>
            </w:pPr>
            <w:r>
              <w:rPr>
                <w:color w:val="2D3748"/>
                <w:sz w:val="17"/>
              </w:rPr>
              <w:t>אירוע הרמת עט מהמשטח (Pen Up). משמש לחישוב זמני אוויר והרמות יד.</w:t>
            </w:r>
          </w:p>
        </w:tc>
      </w:tr>
      <w:tr w:rsidR="004864F0" w14:paraId="038F4742" w14:textId="77777777">
        <w:trPr>
          <w:jc w:val="center"/>
        </w:trPr>
        <w:tc>
          <w:tcPr>
            <w:tcW w:w="864" w:type="dxa"/>
            <w:shd w:val="clear" w:color="auto" w:fill="F7FAFC"/>
            <w:tcMar>
              <w:top w:w="80" w:type="dxa"/>
              <w:left w:w="100" w:type="dxa"/>
              <w:bottom w:w="80" w:type="dxa"/>
              <w:right w:w="100" w:type="dxa"/>
            </w:tcMar>
          </w:tcPr>
          <w:p w14:paraId="02560E23" w14:textId="77777777" w:rsidR="004864F0" w:rsidRDefault="00E936A4" w:rsidP="00A95FC8">
            <w:pPr>
              <w:spacing w:before="30" w:after="30"/>
            </w:pPr>
            <w:r>
              <w:rPr>
                <w:color w:val="2D3748"/>
                <w:sz w:val="17"/>
              </w:rPr>
              <w:t>0x04</w:t>
            </w:r>
          </w:p>
        </w:tc>
        <w:tc>
          <w:tcPr>
            <w:tcW w:w="3312" w:type="dxa"/>
            <w:shd w:val="clear" w:color="auto" w:fill="F7FAFC"/>
            <w:tcMar>
              <w:top w:w="80" w:type="dxa"/>
              <w:left w:w="100" w:type="dxa"/>
              <w:bottom w:w="80" w:type="dxa"/>
              <w:right w:w="100" w:type="dxa"/>
            </w:tcMar>
          </w:tcPr>
          <w:p w14:paraId="3A6911E5" w14:textId="77777777" w:rsidR="004864F0" w:rsidRDefault="00E936A4" w:rsidP="00A95FC8">
            <w:pPr>
              <w:spacing w:before="30" w:after="30"/>
            </w:pPr>
            <w:r>
              <w:rPr>
                <w:color w:val="2D3748"/>
                <w:sz w:val="17"/>
              </w:rPr>
              <w:t>SEGMENT_COMPLETED</w:t>
            </w:r>
          </w:p>
        </w:tc>
        <w:tc>
          <w:tcPr>
            <w:tcW w:w="1872" w:type="dxa"/>
            <w:shd w:val="clear" w:color="auto" w:fill="F7FAFC"/>
            <w:tcMar>
              <w:top w:w="80" w:type="dxa"/>
              <w:left w:w="100" w:type="dxa"/>
              <w:bottom w:w="80" w:type="dxa"/>
              <w:right w:w="100" w:type="dxa"/>
            </w:tcMar>
          </w:tcPr>
          <w:p w14:paraId="6BE050BA" w14:textId="77777777" w:rsidR="004864F0" w:rsidRDefault="00E936A4" w:rsidP="00A95FC8">
            <w:pPr>
              <w:spacing w:before="30" w:after="30"/>
            </w:pPr>
            <w:r>
              <w:rPr>
                <w:color w:val="2D3748"/>
                <w:sz w:val="17"/>
              </w:rPr>
              <w:t>טאבלט -&gt; קוקפיט</w:t>
            </w:r>
          </w:p>
        </w:tc>
        <w:tc>
          <w:tcPr>
            <w:tcW w:w="3744" w:type="dxa"/>
            <w:shd w:val="clear" w:color="auto" w:fill="F7FAFC"/>
            <w:tcMar>
              <w:top w:w="80" w:type="dxa"/>
              <w:left w:w="100" w:type="dxa"/>
              <w:bottom w:w="80" w:type="dxa"/>
              <w:right w:w="100" w:type="dxa"/>
            </w:tcMar>
          </w:tcPr>
          <w:p w14:paraId="1785D028" w14:textId="77777777" w:rsidR="004864F0" w:rsidRDefault="00E936A4" w:rsidP="00A95FC8">
            <w:pPr>
              <w:spacing w:before="30" w:after="30"/>
            </w:pPr>
            <w:r>
              <w:rPr>
                <w:color w:val="2D3748"/>
                <w:sz w:val="17"/>
              </w:rPr>
              <w:t>השלמת ציור צורה בבית נוכחי ומעבר לבית הבא.</w:t>
            </w:r>
          </w:p>
        </w:tc>
      </w:tr>
      <w:tr w:rsidR="004864F0" w14:paraId="08C7D450" w14:textId="77777777">
        <w:trPr>
          <w:jc w:val="center"/>
        </w:trPr>
        <w:tc>
          <w:tcPr>
            <w:tcW w:w="864" w:type="dxa"/>
            <w:shd w:val="clear" w:color="auto" w:fill="FFFFFF"/>
            <w:tcMar>
              <w:top w:w="80" w:type="dxa"/>
              <w:left w:w="100" w:type="dxa"/>
              <w:bottom w:w="80" w:type="dxa"/>
              <w:right w:w="100" w:type="dxa"/>
            </w:tcMar>
          </w:tcPr>
          <w:p w14:paraId="2AAD4F59" w14:textId="77777777" w:rsidR="004864F0" w:rsidRDefault="00E936A4" w:rsidP="00A95FC8">
            <w:pPr>
              <w:spacing w:before="30" w:after="30"/>
            </w:pPr>
            <w:r>
              <w:rPr>
                <w:color w:val="2D3748"/>
                <w:sz w:val="17"/>
              </w:rPr>
              <w:t>0x05</w:t>
            </w:r>
          </w:p>
        </w:tc>
        <w:tc>
          <w:tcPr>
            <w:tcW w:w="3312" w:type="dxa"/>
            <w:shd w:val="clear" w:color="auto" w:fill="FFFFFF"/>
            <w:tcMar>
              <w:top w:w="80" w:type="dxa"/>
              <w:left w:w="100" w:type="dxa"/>
              <w:bottom w:w="80" w:type="dxa"/>
              <w:right w:w="100" w:type="dxa"/>
            </w:tcMar>
          </w:tcPr>
          <w:p w14:paraId="55C9CECA" w14:textId="77777777" w:rsidR="004864F0" w:rsidRDefault="00E936A4" w:rsidP="00A95FC8">
            <w:pPr>
              <w:spacing w:before="30" w:after="30"/>
            </w:pPr>
            <w:r>
              <w:rPr>
                <w:color w:val="2D3748"/>
                <w:sz w:val="17"/>
              </w:rPr>
              <w:t>SEGMENT_SKIPPED_LOCKED</w:t>
            </w:r>
          </w:p>
        </w:tc>
        <w:tc>
          <w:tcPr>
            <w:tcW w:w="1872" w:type="dxa"/>
            <w:shd w:val="clear" w:color="auto" w:fill="FFFFFF"/>
            <w:tcMar>
              <w:top w:w="80" w:type="dxa"/>
              <w:left w:w="100" w:type="dxa"/>
              <w:bottom w:w="80" w:type="dxa"/>
              <w:right w:w="100" w:type="dxa"/>
            </w:tcMar>
          </w:tcPr>
          <w:p w14:paraId="3A0F03D5" w14:textId="77777777" w:rsidR="004864F0" w:rsidRDefault="00E936A4" w:rsidP="00A95FC8">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6D12E428" w14:textId="77777777" w:rsidR="004864F0" w:rsidRDefault="00E936A4" w:rsidP="00A95FC8">
            <w:pPr>
              <w:spacing w:before="30" w:after="30"/>
            </w:pPr>
            <w:r>
              <w:rPr>
                <w:color w:val="2D3748"/>
                <w:sz w:val="17"/>
              </w:rPr>
              <w:t>דילוג על בית: הבית שדולג ננעל מיידית ומסומן כשגיאה.</w:t>
            </w:r>
          </w:p>
        </w:tc>
      </w:tr>
      <w:tr w:rsidR="004864F0" w14:paraId="01D46DDF" w14:textId="77777777">
        <w:trPr>
          <w:jc w:val="center"/>
        </w:trPr>
        <w:tc>
          <w:tcPr>
            <w:tcW w:w="864" w:type="dxa"/>
            <w:shd w:val="clear" w:color="auto" w:fill="F7FAFC"/>
            <w:tcMar>
              <w:top w:w="80" w:type="dxa"/>
              <w:left w:w="100" w:type="dxa"/>
              <w:bottom w:w="80" w:type="dxa"/>
              <w:right w:w="100" w:type="dxa"/>
            </w:tcMar>
          </w:tcPr>
          <w:p w14:paraId="7528A540" w14:textId="77777777" w:rsidR="004864F0" w:rsidRDefault="00E936A4" w:rsidP="00A95FC8">
            <w:pPr>
              <w:spacing w:before="30" w:after="30"/>
            </w:pPr>
            <w:r>
              <w:rPr>
                <w:color w:val="2D3748"/>
                <w:sz w:val="17"/>
              </w:rPr>
              <w:t>0x06</w:t>
            </w:r>
          </w:p>
        </w:tc>
        <w:tc>
          <w:tcPr>
            <w:tcW w:w="3312" w:type="dxa"/>
            <w:shd w:val="clear" w:color="auto" w:fill="F7FAFC"/>
            <w:tcMar>
              <w:top w:w="80" w:type="dxa"/>
              <w:left w:w="100" w:type="dxa"/>
              <w:bottom w:w="80" w:type="dxa"/>
              <w:right w:w="100" w:type="dxa"/>
            </w:tcMar>
          </w:tcPr>
          <w:p w14:paraId="33587E30" w14:textId="77777777" w:rsidR="004864F0" w:rsidRDefault="00E936A4" w:rsidP="00A95FC8">
            <w:pPr>
              <w:spacing w:before="30" w:after="30"/>
            </w:pPr>
            <w:r>
              <w:rPr>
                <w:color w:val="2D3748"/>
                <w:sz w:val="17"/>
              </w:rPr>
              <w:t>BLOCK_START</w:t>
            </w:r>
          </w:p>
        </w:tc>
        <w:tc>
          <w:tcPr>
            <w:tcW w:w="1872" w:type="dxa"/>
            <w:shd w:val="clear" w:color="auto" w:fill="F7FAFC"/>
            <w:tcMar>
              <w:top w:w="80" w:type="dxa"/>
              <w:left w:w="100" w:type="dxa"/>
              <w:bottom w:w="80" w:type="dxa"/>
              <w:right w:w="100" w:type="dxa"/>
            </w:tcMar>
          </w:tcPr>
          <w:p w14:paraId="64EDCDAE" w14:textId="77777777" w:rsidR="004864F0" w:rsidRDefault="00E936A4" w:rsidP="00A95FC8">
            <w:pPr>
              <w:spacing w:before="30" w:after="30"/>
            </w:pPr>
            <w:r>
              <w:rPr>
                <w:color w:val="2D3748"/>
                <w:sz w:val="17"/>
              </w:rPr>
              <w:t>קוקפיט -&gt; טאבלט</w:t>
            </w:r>
          </w:p>
        </w:tc>
        <w:tc>
          <w:tcPr>
            <w:tcW w:w="3744" w:type="dxa"/>
            <w:shd w:val="clear" w:color="auto" w:fill="F7FAFC"/>
            <w:tcMar>
              <w:top w:w="80" w:type="dxa"/>
              <w:left w:w="100" w:type="dxa"/>
              <w:bottom w:w="80" w:type="dxa"/>
              <w:right w:w="100" w:type="dxa"/>
            </w:tcMar>
          </w:tcPr>
          <w:p w14:paraId="11F868AD" w14:textId="77777777" w:rsidR="004864F0" w:rsidRDefault="00E936A4" w:rsidP="00A95FC8">
            <w:pPr>
              <w:spacing w:before="30" w:after="30"/>
            </w:pPr>
            <w:r>
              <w:rPr>
                <w:color w:val="2D3748"/>
                <w:sz w:val="17"/>
              </w:rPr>
              <w:t>טעינת בלוק חדש והצגת הקנבס לכתיבה.</w:t>
            </w:r>
          </w:p>
        </w:tc>
      </w:tr>
      <w:tr w:rsidR="004864F0" w14:paraId="330AB13A" w14:textId="77777777">
        <w:trPr>
          <w:jc w:val="center"/>
        </w:trPr>
        <w:tc>
          <w:tcPr>
            <w:tcW w:w="864" w:type="dxa"/>
            <w:shd w:val="clear" w:color="auto" w:fill="FFFFFF"/>
            <w:tcMar>
              <w:top w:w="80" w:type="dxa"/>
              <w:left w:w="100" w:type="dxa"/>
              <w:bottom w:w="80" w:type="dxa"/>
              <w:right w:w="100" w:type="dxa"/>
            </w:tcMar>
          </w:tcPr>
          <w:p w14:paraId="4D87C041" w14:textId="77777777" w:rsidR="004864F0" w:rsidRDefault="00E936A4" w:rsidP="00A95FC8">
            <w:pPr>
              <w:spacing w:before="30" w:after="30"/>
            </w:pPr>
            <w:r>
              <w:rPr>
                <w:color w:val="2D3748"/>
                <w:sz w:val="17"/>
              </w:rPr>
              <w:t>0x07</w:t>
            </w:r>
          </w:p>
        </w:tc>
        <w:tc>
          <w:tcPr>
            <w:tcW w:w="3312" w:type="dxa"/>
            <w:shd w:val="clear" w:color="auto" w:fill="FFFFFF"/>
            <w:tcMar>
              <w:top w:w="80" w:type="dxa"/>
              <w:left w:w="100" w:type="dxa"/>
              <w:bottom w:w="80" w:type="dxa"/>
              <w:right w:w="100" w:type="dxa"/>
            </w:tcMar>
          </w:tcPr>
          <w:p w14:paraId="6BE758F3" w14:textId="77777777" w:rsidR="004864F0" w:rsidRDefault="00E936A4" w:rsidP="00A95FC8">
            <w:pPr>
              <w:spacing w:before="30" w:after="30"/>
            </w:pPr>
            <w:r>
              <w:rPr>
                <w:color w:val="2D3748"/>
                <w:sz w:val="17"/>
              </w:rPr>
              <w:t>BLOCK_TIMEOUT_WARNING</w:t>
            </w:r>
          </w:p>
        </w:tc>
        <w:tc>
          <w:tcPr>
            <w:tcW w:w="1872" w:type="dxa"/>
            <w:shd w:val="clear" w:color="auto" w:fill="FFFFFF"/>
            <w:tcMar>
              <w:top w:w="80" w:type="dxa"/>
              <w:left w:w="100" w:type="dxa"/>
              <w:bottom w:w="80" w:type="dxa"/>
              <w:right w:w="100" w:type="dxa"/>
            </w:tcMar>
          </w:tcPr>
          <w:p w14:paraId="254C633B" w14:textId="77777777" w:rsidR="004864F0" w:rsidRDefault="00E936A4" w:rsidP="00A95FC8">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7E879922" w14:textId="77777777" w:rsidR="004864F0" w:rsidRDefault="00E936A4" w:rsidP="00A95FC8">
            <w:pPr>
              <w:spacing w:before="30" w:after="30"/>
            </w:pPr>
            <w:r>
              <w:rPr>
                <w:color w:val="2D3748"/>
                <w:sz w:val="17"/>
              </w:rPr>
              <w:t>התרעת חוסר פעילות (20 שניות בברירת מחדל) – כפתור סיום מהבהב בקוקפיט המאבחן.</w:t>
            </w:r>
          </w:p>
        </w:tc>
      </w:tr>
      <w:tr w:rsidR="004864F0" w14:paraId="55C9B7E2" w14:textId="77777777">
        <w:trPr>
          <w:jc w:val="center"/>
        </w:trPr>
        <w:tc>
          <w:tcPr>
            <w:tcW w:w="864" w:type="dxa"/>
            <w:shd w:val="clear" w:color="auto" w:fill="F7FAFC"/>
            <w:tcMar>
              <w:top w:w="80" w:type="dxa"/>
              <w:left w:w="100" w:type="dxa"/>
              <w:bottom w:w="80" w:type="dxa"/>
              <w:right w:w="100" w:type="dxa"/>
            </w:tcMar>
          </w:tcPr>
          <w:p w14:paraId="3C3DCBEC" w14:textId="77777777" w:rsidR="004864F0" w:rsidRDefault="00E936A4" w:rsidP="00A95FC8">
            <w:pPr>
              <w:spacing w:before="30" w:after="30"/>
            </w:pPr>
            <w:r>
              <w:rPr>
                <w:color w:val="2D3748"/>
                <w:sz w:val="17"/>
              </w:rPr>
              <w:t>0x08</w:t>
            </w:r>
          </w:p>
        </w:tc>
        <w:tc>
          <w:tcPr>
            <w:tcW w:w="3312" w:type="dxa"/>
            <w:shd w:val="clear" w:color="auto" w:fill="F7FAFC"/>
            <w:tcMar>
              <w:top w:w="80" w:type="dxa"/>
              <w:left w:w="100" w:type="dxa"/>
              <w:bottom w:w="80" w:type="dxa"/>
              <w:right w:w="100" w:type="dxa"/>
            </w:tcMar>
          </w:tcPr>
          <w:p w14:paraId="29C4EC03" w14:textId="77777777" w:rsidR="004864F0" w:rsidRDefault="00E936A4" w:rsidP="00A95FC8">
            <w:pPr>
              <w:spacing w:before="30" w:after="30"/>
            </w:pPr>
            <w:r>
              <w:rPr>
                <w:color w:val="2D3748"/>
                <w:sz w:val="17"/>
              </w:rPr>
              <w:t>BLOCK_COMPLETED</w:t>
            </w:r>
          </w:p>
        </w:tc>
        <w:tc>
          <w:tcPr>
            <w:tcW w:w="1872" w:type="dxa"/>
            <w:shd w:val="clear" w:color="auto" w:fill="F7FAFC"/>
            <w:tcMar>
              <w:top w:w="80" w:type="dxa"/>
              <w:left w:w="100" w:type="dxa"/>
              <w:bottom w:w="80" w:type="dxa"/>
              <w:right w:w="100" w:type="dxa"/>
            </w:tcMar>
          </w:tcPr>
          <w:p w14:paraId="029EE950" w14:textId="77777777" w:rsidR="004864F0" w:rsidRDefault="00E936A4" w:rsidP="00A95FC8">
            <w:pPr>
              <w:spacing w:before="30" w:after="30"/>
            </w:pPr>
            <w:r>
              <w:rPr>
                <w:color w:val="2D3748"/>
                <w:sz w:val="17"/>
              </w:rPr>
              <w:t>דו-כיווני</w:t>
            </w:r>
          </w:p>
        </w:tc>
        <w:tc>
          <w:tcPr>
            <w:tcW w:w="3744" w:type="dxa"/>
            <w:shd w:val="clear" w:color="auto" w:fill="F7FAFC"/>
            <w:tcMar>
              <w:top w:w="80" w:type="dxa"/>
              <w:left w:w="100" w:type="dxa"/>
              <w:bottom w:w="80" w:type="dxa"/>
              <w:right w:w="100" w:type="dxa"/>
            </w:tcMar>
          </w:tcPr>
          <w:p w14:paraId="25695AB6" w14:textId="77777777" w:rsidR="004864F0" w:rsidRDefault="00E936A4" w:rsidP="00A95FC8">
            <w:pPr>
              <w:spacing w:before="30" w:after="30"/>
            </w:pPr>
            <w:r>
              <w:rPr>
                <w:color w:val="2D3748"/>
                <w:sz w:val="17"/>
              </w:rPr>
              <w:t>סיום בלוק (השלמת 15 בתים שמולאו או Timeout) ומעבר להשהיית במעבר (In transition).</w:t>
            </w:r>
          </w:p>
        </w:tc>
      </w:tr>
      <w:tr w:rsidR="004864F0" w14:paraId="70C893CF" w14:textId="77777777">
        <w:trPr>
          <w:jc w:val="center"/>
        </w:trPr>
        <w:tc>
          <w:tcPr>
            <w:tcW w:w="864" w:type="dxa"/>
            <w:shd w:val="clear" w:color="auto" w:fill="FFFFFF"/>
            <w:tcMar>
              <w:top w:w="80" w:type="dxa"/>
              <w:left w:w="100" w:type="dxa"/>
              <w:bottom w:w="80" w:type="dxa"/>
              <w:right w:w="100" w:type="dxa"/>
            </w:tcMar>
          </w:tcPr>
          <w:p w14:paraId="36A039AF" w14:textId="77777777" w:rsidR="004864F0" w:rsidRDefault="00E936A4" w:rsidP="00A95FC8">
            <w:pPr>
              <w:spacing w:before="30" w:after="30"/>
            </w:pPr>
            <w:r>
              <w:rPr>
                <w:color w:val="2D3748"/>
                <w:sz w:val="17"/>
              </w:rPr>
              <w:t>0x09</w:t>
            </w:r>
          </w:p>
        </w:tc>
        <w:tc>
          <w:tcPr>
            <w:tcW w:w="3312" w:type="dxa"/>
            <w:shd w:val="clear" w:color="auto" w:fill="FFFFFF"/>
            <w:tcMar>
              <w:top w:w="80" w:type="dxa"/>
              <w:left w:w="100" w:type="dxa"/>
              <w:bottom w:w="80" w:type="dxa"/>
              <w:right w:w="100" w:type="dxa"/>
            </w:tcMar>
          </w:tcPr>
          <w:p w14:paraId="3BD1CD95" w14:textId="77777777" w:rsidR="004864F0" w:rsidRDefault="00E936A4" w:rsidP="00A95FC8">
            <w:pPr>
              <w:spacing w:before="30" w:after="30"/>
            </w:pPr>
            <w:r>
              <w:rPr>
                <w:color w:val="2D3748"/>
                <w:sz w:val="17"/>
              </w:rPr>
              <w:t>BLOCK_REPEAT_TRIGGERED</w:t>
            </w:r>
          </w:p>
        </w:tc>
        <w:tc>
          <w:tcPr>
            <w:tcW w:w="1872" w:type="dxa"/>
            <w:shd w:val="clear" w:color="auto" w:fill="FFFFFF"/>
            <w:tcMar>
              <w:top w:w="80" w:type="dxa"/>
              <w:left w:w="100" w:type="dxa"/>
              <w:bottom w:w="80" w:type="dxa"/>
              <w:right w:w="100" w:type="dxa"/>
            </w:tcMar>
          </w:tcPr>
          <w:p w14:paraId="7AC8B341" w14:textId="77777777" w:rsidR="004864F0" w:rsidRDefault="00E936A4" w:rsidP="00A95FC8">
            <w:pPr>
              <w:spacing w:before="30" w:after="30"/>
            </w:pPr>
            <w:r>
              <w:rPr>
                <w:color w:val="2D3748"/>
                <w:sz w:val="17"/>
              </w:rPr>
              <w:t>קוקפיט -&gt; טאבלט</w:t>
            </w:r>
          </w:p>
        </w:tc>
        <w:tc>
          <w:tcPr>
            <w:tcW w:w="3744" w:type="dxa"/>
            <w:shd w:val="clear" w:color="auto" w:fill="FFFFFF"/>
            <w:tcMar>
              <w:top w:w="80" w:type="dxa"/>
              <w:left w:w="100" w:type="dxa"/>
              <w:bottom w:w="80" w:type="dxa"/>
              <w:right w:w="100" w:type="dxa"/>
            </w:tcMar>
          </w:tcPr>
          <w:p w14:paraId="0091B48F" w14:textId="77777777" w:rsidR="004864F0" w:rsidRDefault="00E936A4" w:rsidP="00A95FC8">
            <w:pPr>
              <w:spacing w:before="30" w:after="30"/>
            </w:pPr>
            <w:r>
              <w:rPr>
                <w:color w:val="2D3748"/>
                <w:sz w:val="17"/>
              </w:rPr>
              <w:t>פקודת מאבחן לאיפוס וחזרה על הבלוק הנוכחי עקב הפרעה/תקלה.</w:t>
            </w:r>
          </w:p>
        </w:tc>
      </w:tr>
      <w:tr w:rsidR="004864F0" w14:paraId="2EABF42E" w14:textId="77777777">
        <w:trPr>
          <w:jc w:val="center"/>
        </w:trPr>
        <w:tc>
          <w:tcPr>
            <w:tcW w:w="864" w:type="dxa"/>
            <w:shd w:val="clear" w:color="auto" w:fill="F7FAFC"/>
            <w:tcMar>
              <w:top w:w="80" w:type="dxa"/>
              <w:left w:w="100" w:type="dxa"/>
              <w:bottom w:w="80" w:type="dxa"/>
              <w:right w:w="100" w:type="dxa"/>
            </w:tcMar>
          </w:tcPr>
          <w:p w14:paraId="59DB5F70" w14:textId="77777777" w:rsidR="004864F0" w:rsidRDefault="00E936A4" w:rsidP="00A95FC8">
            <w:pPr>
              <w:spacing w:before="30" w:after="30"/>
            </w:pPr>
            <w:r>
              <w:rPr>
                <w:color w:val="2D3748"/>
                <w:sz w:val="17"/>
              </w:rPr>
              <w:t>0x0A</w:t>
            </w:r>
          </w:p>
        </w:tc>
        <w:tc>
          <w:tcPr>
            <w:tcW w:w="3312" w:type="dxa"/>
            <w:shd w:val="clear" w:color="auto" w:fill="F7FAFC"/>
            <w:tcMar>
              <w:top w:w="80" w:type="dxa"/>
              <w:left w:w="100" w:type="dxa"/>
              <w:bottom w:w="80" w:type="dxa"/>
              <w:right w:w="100" w:type="dxa"/>
            </w:tcMar>
          </w:tcPr>
          <w:p w14:paraId="4FE93F00" w14:textId="77777777" w:rsidR="004864F0" w:rsidRDefault="00E936A4" w:rsidP="00A95FC8">
            <w:pPr>
              <w:spacing w:before="30" w:after="30"/>
            </w:pPr>
            <w:r>
              <w:rPr>
                <w:color w:val="2D3748"/>
                <w:sz w:val="17"/>
              </w:rPr>
              <w:t>DELAY_TIMER_TICK</w:t>
            </w:r>
          </w:p>
        </w:tc>
        <w:tc>
          <w:tcPr>
            <w:tcW w:w="1872" w:type="dxa"/>
            <w:shd w:val="clear" w:color="auto" w:fill="F7FAFC"/>
            <w:tcMar>
              <w:top w:w="80" w:type="dxa"/>
              <w:left w:w="100" w:type="dxa"/>
              <w:bottom w:w="80" w:type="dxa"/>
              <w:right w:w="100" w:type="dxa"/>
            </w:tcMar>
          </w:tcPr>
          <w:p w14:paraId="4222D1BF" w14:textId="77777777" w:rsidR="004864F0" w:rsidRDefault="00E936A4" w:rsidP="00A95FC8">
            <w:pPr>
              <w:spacing w:before="30" w:after="30"/>
            </w:pPr>
            <w:r>
              <w:rPr>
                <w:color w:val="2D3748"/>
                <w:sz w:val="17"/>
              </w:rPr>
              <w:t>טאבלט -&gt; קוקפיט</w:t>
            </w:r>
          </w:p>
        </w:tc>
        <w:tc>
          <w:tcPr>
            <w:tcW w:w="3744" w:type="dxa"/>
            <w:shd w:val="clear" w:color="auto" w:fill="F7FAFC"/>
            <w:tcMar>
              <w:top w:w="80" w:type="dxa"/>
              <w:left w:w="100" w:type="dxa"/>
              <w:bottom w:w="80" w:type="dxa"/>
              <w:right w:w="100" w:type="dxa"/>
            </w:tcMar>
          </w:tcPr>
          <w:p w14:paraId="4CD551B2" w14:textId="77777777" w:rsidR="004864F0" w:rsidRDefault="00E936A4" w:rsidP="00A95FC8">
            <w:pPr>
              <w:spacing w:before="30" w:after="30"/>
            </w:pPr>
            <w:r>
              <w:rPr>
                <w:color w:val="2D3748"/>
                <w:sz w:val="17"/>
              </w:rPr>
              <w:t>עדכון שניית טיימר השהיית במעבר (In transition) (20 שניות ברירת מחדל).</w:t>
            </w:r>
          </w:p>
        </w:tc>
      </w:tr>
      <w:tr w:rsidR="004864F0" w14:paraId="27A587FA" w14:textId="77777777">
        <w:trPr>
          <w:jc w:val="center"/>
        </w:trPr>
        <w:tc>
          <w:tcPr>
            <w:tcW w:w="864" w:type="dxa"/>
            <w:shd w:val="clear" w:color="auto" w:fill="FFFFFF"/>
            <w:tcMar>
              <w:top w:w="80" w:type="dxa"/>
              <w:left w:w="100" w:type="dxa"/>
              <w:bottom w:w="80" w:type="dxa"/>
              <w:right w:w="100" w:type="dxa"/>
            </w:tcMar>
          </w:tcPr>
          <w:p w14:paraId="15C34C60" w14:textId="77777777" w:rsidR="004864F0" w:rsidRDefault="00E936A4" w:rsidP="00A95FC8">
            <w:pPr>
              <w:spacing w:before="30" w:after="30"/>
            </w:pPr>
            <w:r>
              <w:rPr>
                <w:color w:val="2D3748"/>
                <w:sz w:val="17"/>
              </w:rPr>
              <w:t>0x0B</w:t>
            </w:r>
          </w:p>
        </w:tc>
        <w:tc>
          <w:tcPr>
            <w:tcW w:w="3312" w:type="dxa"/>
            <w:shd w:val="clear" w:color="auto" w:fill="FFFFFF"/>
            <w:tcMar>
              <w:top w:w="80" w:type="dxa"/>
              <w:left w:w="100" w:type="dxa"/>
              <w:bottom w:w="80" w:type="dxa"/>
              <w:right w:w="100" w:type="dxa"/>
            </w:tcMar>
          </w:tcPr>
          <w:p w14:paraId="0055B32E" w14:textId="77777777" w:rsidR="004864F0" w:rsidRDefault="00E936A4" w:rsidP="00A95FC8">
            <w:pPr>
              <w:spacing w:before="30" w:after="30"/>
            </w:pPr>
            <w:r>
              <w:rPr>
                <w:color w:val="2D3748"/>
                <w:sz w:val="17"/>
              </w:rPr>
              <w:t>SESSION_START</w:t>
            </w:r>
          </w:p>
        </w:tc>
        <w:tc>
          <w:tcPr>
            <w:tcW w:w="1872" w:type="dxa"/>
            <w:shd w:val="clear" w:color="auto" w:fill="FFFFFF"/>
            <w:tcMar>
              <w:top w:w="80" w:type="dxa"/>
              <w:left w:w="100" w:type="dxa"/>
              <w:bottom w:w="80" w:type="dxa"/>
              <w:right w:w="100" w:type="dxa"/>
            </w:tcMar>
          </w:tcPr>
          <w:p w14:paraId="72C796F1" w14:textId="77777777" w:rsidR="004864F0" w:rsidRDefault="00E936A4" w:rsidP="00A95FC8">
            <w:pPr>
              <w:spacing w:before="30" w:after="30"/>
            </w:pPr>
            <w:r>
              <w:rPr>
                <w:color w:val="2D3748"/>
                <w:sz w:val="17"/>
              </w:rPr>
              <w:t>קוקפיט -&gt; טאבלט</w:t>
            </w:r>
          </w:p>
        </w:tc>
        <w:tc>
          <w:tcPr>
            <w:tcW w:w="3744" w:type="dxa"/>
            <w:shd w:val="clear" w:color="auto" w:fill="FFFFFF"/>
            <w:tcMar>
              <w:top w:w="80" w:type="dxa"/>
              <w:left w:w="100" w:type="dxa"/>
              <w:bottom w:w="80" w:type="dxa"/>
              <w:right w:w="100" w:type="dxa"/>
            </w:tcMar>
          </w:tcPr>
          <w:p w14:paraId="6DF69456" w14:textId="77777777" w:rsidR="004864F0" w:rsidRDefault="00E936A4" w:rsidP="00A95FC8">
            <w:pPr>
              <w:spacing w:before="30" w:after="30"/>
            </w:pPr>
            <w:r>
              <w:rPr>
                <w:color w:val="2D3748"/>
                <w:sz w:val="17"/>
              </w:rPr>
              <w:t>הזנקת סשן חדש ושמירת צילום מצב (Snapshot) של טיימרי המערכת וה-Domain.</w:t>
            </w:r>
          </w:p>
        </w:tc>
      </w:tr>
      <w:tr w:rsidR="004864F0" w14:paraId="3906D1D8" w14:textId="77777777">
        <w:trPr>
          <w:jc w:val="center"/>
        </w:trPr>
        <w:tc>
          <w:tcPr>
            <w:tcW w:w="864" w:type="dxa"/>
            <w:shd w:val="clear" w:color="auto" w:fill="F7FAFC"/>
            <w:tcMar>
              <w:top w:w="80" w:type="dxa"/>
              <w:left w:w="100" w:type="dxa"/>
              <w:bottom w:w="80" w:type="dxa"/>
              <w:right w:w="100" w:type="dxa"/>
            </w:tcMar>
          </w:tcPr>
          <w:p w14:paraId="145E487B" w14:textId="77777777" w:rsidR="004864F0" w:rsidRDefault="00E936A4" w:rsidP="00A95FC8">
            <w:pPr>
              <w:spacing w:before="30" w:after="30"/>
            </w:pPr>
            <w:r>
              <w:rPr>
                <w:color w:val="2D3748"/>
                <w:sz w:val="17"/>
              </w:rPr>
              <w:t>0x0C</w:t>
            </w:r>
          </w:p>
        </w:tc>
        <w:tc>
          <w:tcPr>
            <w:tcW w:w="3312" w:type="dxa"/>
            <w:shd w:val="clear" w:color="auto" w:fill="F7FAFC"/>
            <w:tcMar>
              <w:top w:w="80" w:type="dxa"/>
              <w:left w:w="100" w:type="dxa"/>
              <w:bottom w:w="80" w:type="dxa"/>
              <w:right w:w="100" w:type="dxa"/>
            </w:tcMar>
          </w:tcPr>
          <w:p w14:paraId="000F552E" w14:textId="77777777" w:rsidR="004864F0" w:rsidRDefault="00E936A4" w:rsidP="00A95FC8">
            <w:pPr>
              <w:spacing w:before="30" w:after="30"/>
            </w:pPr>
            <w:r>
              <w:rPr>
                <w:color w:val="2D3748"/>
                <w:sz w:val="17"/>
              </w:rPr>
              <w:t>SESSION_FINISH</w:t>
            </w:r>
          </w:p>
        </w:tc>
        <w:tc>
          <w:tcPr>
            <w:tcW w:w="1872" w:type="dxa"/>
            <w:shd w:val="clear" w:color="auto" w:fill="F7FAFC"/>
            <w:tcMar>
              <w:top w:w="80" w:type="dxa"/>
              <w:left w:w="100" w:type="dxa"/>
              <w:bottom w:w="80" w:type="dxa"/>
              <w:right w:w="100" w:type="dxa"/>
            </w:tcMar>
          </w:tcPr>
          <w:p w14:paraId="6743658E" w14:textId="77777777" w:rsidR="004864F0" w:rsidRDefault="00E936A4" w:rsidP="00A95FC8">
            <w:pPr>
              <w:spacing w:before="30" w:after="30"/>
            </w:pPr>
            <w:r>
              <w:rPr>
                <w:color w:val="2D3748"/>
                <w:sz w:val="17"/>
              </w:rPr>
              <w:t>דו-כיווני</w:t>
            </w:r>
          </w:p>
        </w:tc>
        <w:tc>
          <w:tcPr>
            <w:tcW w:w="3744" w:type="dxa"/>
            <w:shd w:val="clear" w:color="auto" w:fill="F7FAFC"/>
            <w:tcMar>
              <w:top w:w="80" w:type="dxa"/>
              <w:left w:w="100" w:type="dxa"/>
              <w:bottom w:w="80" w:type="dxa"/>
              <w:right w:w="100" w:type="dxa"/>
            </w:tcMar>
          </w:tcPr>
          <w:p w14:paraId="1F9BD9FF" w14:textId="77777777" w:rsidR="004864F0" w:rsidRDefault="00E936A4" w:rsidP="00A95FC8">
            <w:pPr>
              <w:spacing w:before="30" w:after="30"/>
            </w:pPr>
            <w:r>
              <w:rPr>
                <w:color w:val="2D3748"/>
                <w:sz w:val="17"/>
              </w:rPr>
              <w:t>סיום סשן והעברת הנתונים לתור סנכרון ענן אסינכרוני.</w:t>
            </w:r>
          </w:p>
        </w:tc>
      </w:tr>
      <w:tr w:rsidR="004864F0" w14:paraId="138D4535" w14:textId="77777777">
        <w:trPr>
          <w:jc w:val="center"/>
        </w:trPr>
        <w:tc>
          <w:tcPr>
            <w:tcW w:w="864" w:type="dxa"/>
            <w:shd w:val="clear" w:color="auto" w:fill="FFFFFF"/>
            <w:tcMar>
              <w:top w:w="80" w:type="dxa"/>
              <w:left w:w="100" w:type="dxa"/>
              <w:bottom w:w="80" w:type="dxa"/>
              <w:right w:w="100" w:type="dxa"/>
            </w:tcMar>
          </w:tcPr>
          <w:p w14:paraId="55AD2CE0" w14:textId="77777777" w:rsidR="004864F0" w:rsidRDefault="00E936A4" w:rsidP="00A95FC8">
            <w:pPr>
              <w:spacing w:before="30" w:after="30"/>
            </w:pPr>
            <w:r>
              <w:rPr>
                <w:color w:val="2D3748"/>
                <w:sz w:val="17"/>
              </w:rPr>
              <w:t>0x0D</w:t>
            </w:r>
          </w:p>
        </w:tc>
        <w:tc>
          <w:tcPr>
            <w:tcW w:w="3312" w:type="dxa"/>
            <w:shd w:val="clear" w:color="auto" w:fill="FFFFFF"/>
            <w:tcMar>
              <w:top w:w="80" w:type="dxa"/>
              <w:left w:w="100" w:type="dxa"/>
              <w:bottom w:w="80" w:type="dxa"/>
              <w:right w:w="100" w:type="dxa"/>
            </w:tcMar>
          </w:tcPr>
          <w:p w14:paraId="6F9F6C4E" w14:textId="77777777" w:rsidR="004864F0" w:rsidRDefault="00E936A4" w:rsidP="00A95FC8">
            <w:pPr>
              <w:spacing w:before="30" w:after="30"/>
            </w:pPr>
            <w:r>
              <w:rPr>
                <w:color w:val="2D3748"/>
                <w:sz w:val="17"/>
              </w:rPr>
              <w:t>PAIRING_PIN_REQUEST</w:t>
            </w:r>
          </w:p>
        </w:tc>
        <w:tc>
          <w:tcPr>
            <w:tcW w:w="1872" w:type="dxa"/>
            <w:shd w:val="clear" w:color="auto" w:fill="FFFFFF"/>
            <w:tcMar>
              <w:top w:w="80" w:type="dxa"/>
              <w:left w:w="100" w:type="dxa"/>
              <w:bottom w:w="80" w:type="dxa"/>
              <w:right w:w="100" w:type="dxa"/>
            </w:tcMar>
          </w:tcPr>
          <w:p w14:paraId="520AF1DB" w14:textId="77777777" w:rsidR="004864F0" w:rsidRDefault="00E936A4" w:rsidP="00A95FC8">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08ED52C7" w14:textId="77777777" w:rsidR="004864F0" w:rsidRDefault="00E936A4" w:rsidP="00A95FC8">
            <w:pPr>
              <w:spacing w:before="30" w:after="30"/>
            </w:pPr>
            <w:r>
              <w:rPr>
                <w:color w:val="2D3748"/>
                <w:sz w:val="17"/>
              </w:rPr>
              <w:t>בקשת טאבלט לצימוד באמצעות קוד PIN חד-פעמי בן 5 ספרות.</w:t>
            </w:r>
          </w:p>
        </w:tc>
      </w:tr>
      <w:tr w:rsidR="004864F0" w14:paraId="1A56A094" w14:textId="77777777">
        <w:trPr>
          <w:jc w:val="center"/>
        </w:trPr>
        <w:tc>
          <w:tcPr>
            <w:tcW w:w="864" w:type="dxa"/>
            <w:shd w:val="clear" w:color="auto" w:fill="F7FAFC"/>
            <w:tcMar>
              <w:top w:w="80" w:type="dxa"/>
              <w:left w:w="100" w:type="dxa"/>
              <w:bottom w:w="80" w:type="dxa"/>
              <w:right w:w="100" w:type="dxa"/>
            </w:tcMar>
          </w:tcPr>
          <w:p w14:paraId="2DA4BC7A" w14:textId="77777777" w:rsidR="004864F0" w:rsidRDefault="00E936A4" w:rsidP="00A95FC8">
            <w:pPr>
              <w:spacing w:before="30" w:after="30"/>
            </w:pPr>
            <w:r>
              <w:rPr>
                <w:color w:val="2D3748"/>
                <w:sz w:val="17"/>
              </w:rPr>
              <w:t>0x0E</w:t>
            </w:r>
          </w:p>
        </w:tc>
        <w:tc>
          <w:tcPr>
            <w:tcW w:w="3312" w:type="dxa"/>
            <w:shd w:val="clear" w:color="auto" w:fill="F7FAFC"/>
            <w:tcMar>
              <w:top w:w="80" w:type="dxa"/>
              <w:left w:w="100" w:type="dxa"/>
              <w:bottom w:w="80" w:type="dxa"/>
              <w:right w:w="100" w:type="dxa"/>
            </w:tcMar>
          </w:tcPr>
          <w:p w14:paraId="23DF4CF8" w14:textId="77777777" w:rsidR="004864F0" w:rsidRDefault="00E936A4" w:rsidP="00A95FC8">
            <w:pPr>
              <w:spacing w:before="30" w:after="30"/>
            </w:pPr>
            <w:r>
              <w:rPr>
                <w:color w:val="2D3748"/>
                <w:sz w:val="17"/>
              </w:rPr>
              <w:t>PAIRING_PIN_VERIFIED</w:t>
            </w:r>
          </w:p>
        </w:tc>
        <w:tc>
          <w:tcPr>
            <w:tcW w:w="1872" w:type="dxa"/>
            <w:shd w:val="clear" w:color="auto" w:fill="F7FAFC"/>
            <w:tcMar>
              <w:top w:w="80" w:type="dxa"/>
              <w:left w:w="100" w:type="dxa"/>
              <w:bottom w:w="80" w:type="dxa"/>
              <w:right w:w="100" w:type="dxa"/>
            </w:tcMar>
          </w:tcPr>
          <w:p w14:paraId="489885DC" w14:textId="77777777" w:rsidR="004864F0" w:rsidRDefault="00E936A4" w:rsidP="00A95FC8">
            <w:pPr>
              <w:spacing w:before="30" w:after="30"/>
            </w:pPr>
            <w:r>
              <w:rPr>
                <w:color w:val="2D3748"/>
                <w:sz w:val="17"/>
              </w:rPr>
              <w:t>קוקפיט -&gt; טאבלט</w:t>
            </w:r>
          </w:p>
        </w:tc>
        <w:tc>
          <w:tcPr>
            <w:tcW w:w="3744" w:type="dxa"/>
            <w:shd w:val="clear" w:color="auto" w:fill="F7FAFC"/>
            <w:tcMar>
              <w:top w:w="80" w:type="dxa"/>
              <w:left w:w="100" w:type="dxa"/>
              <w:bottom w:w="80" w:type="dxa"/>
              <w:right w:w="100" w:type="dxa"/>
            </w:tcMar>
          </w:tcPr>
          <w:p w14:paraId="1E541281" w14:textId="77777777" w:rsidR="004864F0" w:rsidRDefault="00E936A4" w:rsidP="00A95FC8">
            <w:pPr>
              <w:spacing w:before="30" w:after="30"/>
            </w:pPr>
            <w:r>
              <w:rPr>
                <w:color w:val="2D3748"/>
                <w:sz w:val="17"/>
              </w:rPr>
              <w:t>אימות PIN מוצלח, הצגת קוד QR לצימוד מצלמת IP (אם וידאו מופעל) ופתיחת ערוץ P2P.</w:t>
            </w:r>
          </w:p>
        </w:tc>
      </w:tr>
      <w:tr w:rsidR="004864F0" w14:paraId="1D00FBC6" w14:textId="77777777">
        <w:trPr>
          <w:jc w:val="center"/>
        </w:trPr>
        <w:tc>
          <w:tcPr>
            <w:tcW w:w="864" w:type="dxa"/>
            <w:shd w:val="clear" w:color="auto" w:fill="FFFFFF"/>
            <w:tcMar>
              <w:top w:w="80" w:type="dxa"/>
              <w:left w:w="100" w:type="dxa"/>
              <w:bottom w:w="80" w:type="dxa"/>
              <w:right w:w="100" w:type="dxa"/>
            </w:tcMar>
          </w:tcPr>
          <w:p w14:paraId="085B0CB6" w14:textId="77777777" w:rsidR="004864F0" w:rsidRDefault="00E936A4" w:rsidP="00A95FC8">
            <w:pPr>
              <w:spacing w:before="30" w:after="30"/>
            </w:pPr>
            <w:r>
              <w:rPr>
                <w:color w:val="2D3748"/>
                <w:sz w:val="17"/>
              </w:rPr>
              <w:t>0x0F</w:t>
            </w:r>
          </w:p>
        </w:tc>
        <w:tc>
          <w:tcPr>
            <w:tcW w:w="3312" w:type="dxa"/>
            <w:shd w:val="clear" w:color="auto" w:fill="FFFFFF"/>
            <w:tcMar>
              <w:top w:w="80" w:type="dxa"/>
              <w:left w:w="100" w:type="dxa"/>
              <w:bottom w:w="80" w:type="dxa"/>
              <w:right w:w="100" w:type="dxa"/>
            </w:tcMar>
          </w:tcPr>
          <w:p w14:paraId="28034569" w14:textId="77777777" w:rsidR="004864F0" w:rsidRDefault="00E936A4" w:rsidP="00A95FC8">
            <w:pPr>
              <w:spacing w:before="30" w:after="30"/>
            </w:pPr>
            <w:r>
              <w:rPr>
                <w:color w:val="2D3748"/>
                <w:sz w:val="17"/>
              </w:rPr>
              <w:t>INTRO_ROW_VALIDATED</w:t>
            </w:r>
          </w:p>
        </w:tc>
        <w:tc>
          <w:tcPr>
            <w:tcW w:w="1872" w:type="dxa"/>
            <w:shd w:val="clear" w:color="auto" w:fill="FFFFFF"/>
            <w:tcMar>
              <w:top w:w="80" w:type="dxa"/>
              <w:left w:w="100" w:type="dxa"/>
              <w:bottom w:w="80" w:type="dxa"/>
              <w:right w:w="100" w:type="dxa"/>
            </w:tcMar>
          </w:tcPr>
          <w:p w14:paraId="208A95D4" w14:textId="77777777" w:rsidR="004864F0" w:rsidRDefault="00E936A4" w:rsidP="00A95FC8">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7FA2A0D5" w14:textId="77777777" w:rsidR="004864F0" w:rsidRDefault="00E936A4" w:rsidP="00A95FC8">
            <w:pPr>
              <w:spacing w:before="30" w:after="30"/>
            </w:pPr>
            <w:r>
              <w:rPr>
                <w:color w:val="2D3748"/>
                <w:sz w:val="17"/>
              </w:rPr>
              <w:t>אימות השלמת שורה אחת תקינה בבלוק החימום (5 בתים בקו רציף ללא הרמת יד) לאישור מעבר לבלוק 1.</w:t>
            </w:r>
          </w:p>
        </w:tc>
      </w:tr>
      <w:tr w:rsidR="004864F0" w14:paraId="03D1F4B1" w14:textId="77777777">
        <w:trPr>
          <w:jc w:val="center"/>
        </w:trPr>
        <w:tc>
          <w:tcPr>
            <w:tcW w:w="864" w:type="dxa"/>
            <w:shd w:val="clear" w:color="auto" w:fill="F7FAFC"/>
            <w:tcMar>
              <w:top w:w="80" w:type="dxa"/>
              <w:left w:w="100" w:type="dxa"/>
              <w:bottom w:w="80" w:type="dxa"/>
              <w:right w:w="100" w:type="dxa"/>
            </w:tcMar>
          </w:tcPr>
          <w:p w14:paraId="49C7A017" w14:textId="77777777" w:rsidR="004864F0" w:rsidRDefault="00E936A4" w:rsidP="00A95FC8">
            <w:pPr>
              <w:spacing w:before="30" w:after="30"/>
            </w:pPr>
            <w:r>
              <w:rPr>
                <w:color w:val="2D3748"/>
                <w:sz w:val="17"/>
              </w:rPr>
              <w:t>0x10</w:t>
            </w:r>
          </w:p>
        </w:tc>
        <w:tc>
          <w:tcPr>
            <w:tcW w:w="3312" w:type="dxa"/>
            <w:shd w:val="clear" w:color="auto" w:fill="F7FAFC"/>
            <w:tcMar>
              <w:top w:w="80" w:type="dxa"/>
              <w:left w:w="100" w:type="dxa"/>
              <w:bottom w:w="80" w:type="dxa"/>
              <w:right w:w="100" w:type="dxa"/>
            </w:tcMar>
          </w:tcPr>
          <w:p w14:paraId="0A555EF0" w14:textId="77777777" w:rsidR="004864F0" w:rsidRDefault="00E936A4" w:rsidP="00A95FC8">
            <w:pPr>
              <w:spacing w:before="30" w:after="30"/>
            </w:pPr>
            <w:r>
              <w:rPr>
                <w:color w:val="2D3748"/>
                <w:sz w:val="17"/>
              </w:rPr>
              <w:t>COMPARATIVE_SUMMARY_OPEN</w:t>
            </w:r>
          </w:p>
        </w:tc>
        <w:tc>
          <w:tcPr>
            <w:tcW w:w="1872" w:type="dxa"/>
            <w:shd w:val="clear" w:color="auto" w:fill="F7FAFC"/>
            <w:tcMar>
              <w:top w:w="80" w:type="dxa"/>
              <w:left w:w="100" w:type="dxa"/>
              <w:bottom w:w="80" w:type="dxa"/>
              <w:right w:w="100" w:type="dxa"/>
            </w:tcMar>
          </w:tcPr>
          <w:p w14:paraId="0827C2BB" w14:textId="77777777" w:rsidR="004864F0" w:rsidRDefault="00E936A4" w:rsidP="00A95FC8">
            <w:pPr>
              <w:spacing w:before="30" w:after="30"/>
            </w:pPr>
            <w:r>
              <w:rPr>
                <w:color w:val="2D3748"/>
                <w:sz w:val="17"/>
              </w:rPr>
              <w:t>קוקפיט -&gt; UI</w:t>
            </w:r>
          </w:p>
        </w:tc>
        <w:tc>
          <w:tcPr>
            <w:tcW w:w="3744" w:type="dxa"/>
            <w:shd w:val="clear" w:color="auto" w:fill="F7FAFC"/>
            <w:tcMar>
              <w:top w:w="80" w:type="dxa"/>
              <w:left w:w="100" w:type="dxa"/>
              <w:bottom w:w="80" w:type="dxa"/>
              <w:right w:w="100" w:type="dxa"/>
            </w:tcMar>
          </w:tcPr>
          <w:p w14:paraId="7866337B" w14:textId="77777777" w:rsidR="004864F0" w:rsidRDefault="00E936A4" w:rsidP="00A95FC8">
            <w:pPr>
              <w:spacing w:before="30" w:after="30"/>
            </w:pPr>
            <w:r>
              <w:rPr>
                <w:color w:val="2D3748"/>
                <w:sz w:val="17"/>
              </w:rPr>
              <w:t xml:space="preserve">פתיחת הדף המסכם ההשוואתי </w:t>
            </w:r>
            <w:r>
              <w:rPr>
                <w:color w:val="2D3748"/>
                <w:sz w:val="17"/>
              </w:rPr>
              <w:lastRenderedPageBreak/>
              <w:t>בקוקפיט (השוואת מפגש 3 מול זוגות הקצה בימים 1 ו-2).</w:t>
            </w:r>
          </w:p>
        </w:tc>
      </w:tr>
      <w:tr w:rsidR="004864F0" w14:paraId="5AD5F506" w14:textId="77777777">
        <w:trPr>
          <w:jc w:val="center"/>
        </w:trPr>
        <w:tc>
          <w:tcPr>
            <w:tcW w:w="864" w:type="dxa"/>
            <w:shd w:val="clear" w:color="auto" w:fill="FFFFFF"/>
            <w:tcMar>
              <w:top w:w="80" w:type="dxa"/>
              <w:left w:w="100" w:type="dxa"/>
              <w:bottom w:w="80" w:type="dxa"/>
              <w:right w:w="100" w:type="dxa"/>
            </w:tcMar>
          </w:tcPr>
          <w:p w14:paraId="28A4D948" w14:textId="77777777" w:rsidR="004864F0" w:rsidRDefault="00E936A4" w:rsidP="00A95FC8">
            <w:pPr>
              <w:spacing w:before="30" w:after="30"/>
            </w:pPr>
            <w:r>
              <w:rPr>
                <w:color w:val="2D3748"/>
                <w:sz w:val="17"/>
              </w:rPr>
              <w:lastRenderedPageBreak/>
              <w:t>0x11</w:t>
            </w:r>
          </w:p>
        </w:tc>
        <w:tc>
          <w:tcPr>
            <w:tcW w:w="3312" w:type="dxa"/>
            <w:shd w:val="clear" w:color="auto" w:fill="FFFFFF"/>
            <w:tcMar>
              <w:top w:w="80" w:type="dxa"/>
              <w:left w:w="100" w:type="dxa"/>
              <w:bottom w:w="80" w:type="dxa"/>
              <w:right w:w="100" w:type="dxa"/>
            </w:tcMar>
          </w:tcPr>
          <w:p w14:paraId="573074B9" w14:textId="77777777" w:rsidR="004864F0" w:rsidRDefault="00E936A4" w:rsidP="00A95FC8">
            <w:pPr>
              <w:spacing w:before="30" w:after="30"/>
            </w:pPr>
            <w:r>
              <w:rPr>
                <w:color w:val="2D3748"/>
                <w:sz w:val="17"/>
              </w:rPr>
              <w:t>CONTROL_PAGE_NAVIGATE</w:t>
            </w:r>
          </w:p>
        </w:tc>
        <w:tc>
          <w:tcPr>
            <w:tcW w:w="1872" w:type="dxa"/>
            <w:shd w:val="clear" w:color="auto" w:fill="FFFFFF"/>
            <w:tcMar>
              <w:top w:w="80" w:type="dxa"/>
              <w:left w:w="100" w:type="dxa"/>
              <w:bottom w:w="80" w:type="dxa"/>
              <w:right w:w="100" w:type="dxa"/>
            </w:tcMar>
          </w:tcPr>
          <w:p w14:paraId="78FAC7AD" w14:textId="77777777" w:rsidR="004864F0" w:rsidRDefault="00E936A4" w:rsidP="00A95FC8">
            <w:pPr>
              <w:spacing w:before="30" w:after="30"/>
            </w:pPr>
            <w:r>
              <w:rPr>
                <w:color w:val="2D3748"/>
                <w:sz w:val="17"/>
              </w:rPr>
              <w:t>דו-כיווני</w:t>
            </w:r>
          </w:p>
        </w:tc>
        <w:tc>
          <w:tcPr>
            <w:tcW w:w="3744" w:type="dxa"/>
            <w:shd w:val="clear" w:color="auto" w:fill="FFFFFF"/>
            <w:tcMar>
              <w:top w:w="80" w:type="dxa"/>
              <w:left w:w="100" w:type="dxa"/>
              <w:bottom w:w="80" w:type="dxa"/>
              <w:right w:w="100" w:type="dxa"/>
            </w:tcMar>
          </w:tcPr>
          <w:p w14:paraId="47CB3C52" w14:textId="77777777" w:rsidR="004864F0" w:rsidRDefault="00E936A4" w:rsidP="00A95FC8">
            <w:pPr>
              <w:spacing w:before="30" w:after="30"/>
            </w:pPr>
            <w:r>
              <w:rPr>
                <w:color w:val="2D3748"/>
                <w:sz w:val="17"/>
              </w:rPr>
              <w:t>מעבר בין עמוד תפעול ובקרה (Control Page) לבין עמוד הקוקפיט בזמן אמת.</w:t>
            </w:r>
          </w:p>
        </w:tc>
      </w:tr>
      <w:tr w:rsidR="004864F0" w14:paraId="2E95DA52" w14:textId="77777777">
        <w:trPr>
          <w:jc w:val="center"/>
        </w:trPr>
        <w:tc>
          <w:tcPr>
            <w:tcW w:w="864" w:type="dxa"/>
            <w:shd w:val="clear" w:color="auto" w:fill="F7FAFC"/>
            <w:tcMar>
              <w:top w:w="80" w:type="dxa"/>
              <w:left w:w="100" w:type="dxa"/>
              <w:bottom w:w="80" w:type="dxa"/>
              <w:right w:w="100" w:type="dxa"/>
            </w:tcMar>
          </w:tcPr>
          <w:p w14:paraId="5D25BBD9" w14:textId="77777777" w:rsidR="004864F0" w:rsidRDefault="00E936A4" w:rsidP="00A95FC8">
            <w:pPr>
              <w:spacing w:before="30" w:after="30"/>
            </w:pPr>
            <w:r>
              <w:rPr>
                <w:color w:val="2D3748"/>
                <w:sz w:val="17"/>
              </w:rPr>
              <w:t>0x12</w:t>
            </w:r>
          </w:p>
        </w:tc>
        <w:tc>
          <w:tcPr>
            <w:tcW w:w="3312" w:type="dxa"/>
            <w:shd w:val="clear" w:color="auto" w:fill="F7FAFC"/>
            <w:tcMar>
              <w:top w:w="80" w:type="dxa"/>
              <w:left w:w="100" w:type="dxa"/>
              <w:bottom w:w="80" w:type="dxa"/>
              <w:right w:w="100" w:type="dxa"/>
            </w:tcMar>
          </w:tcPr>
          <w:p w14:paraId="0BA4576A" w14:textId="77777777" w:rsidR="004864F0" w:rsidRDefault="00E936A4" w:rsidP="00A95FC8">
            <w:pPr>
              <w:spacing w:before="30" w:after="30"/>
            </w:pPr>
            <w:r>
              <w:rPr>
                <w:color w:val="2D3748"/>
                <w:sz w:val="17"/>
              </w:rPr>
              <w:t>SHOW_INTRO_VIDEO</w:t>
            </w:r>
          </w:p>
        </w:tc>
        <w:tc>
          <w:tcPr>
            <w:tcW w:w="1872" w:type="dxa"/>
            <w:shd w:val="clear" w:color="auto" w:fill="F7FAFC"/>
            <w:tcMar>
              <w:top w:w="80" w:type="dxa"/>
              <w:left w:w="100" w:type="dxa"/>
              <w:bottom w:w="80" w:type="dxa"/>
              <w:right w:w="100" w:type="dxa"/>
            </w:tcMar>
          </w:tcPr>
          <w:p w14:paraId="3ABA4058" w14:textId="77777777" w:rsidR="004864F0" w:rsidRDefault="00E936A4" w:rsidP="00A95FC8">
            <w:pPr>
              <w:spacing w:before="30" w:after="30"/>
            </w:pPr>
            <w:r>
              <w:rPr>
                <w:color w:val="2D3748"/>
                <w:sz w:val="17"/>
              </w:rPr>
              <w:t>קוקפיט -&gt; טאבלט</w:t>
            </w:r>
          </w:p>
        </w:tc>
        <w:tc>
          <w:tcPr>
            <w:tcW w:w="3744" w:type="dxa"/>
            <w:shd w:val="clear" w:color="auto" w:fill="F7FAFC"/>
            <w:tcMar>
              <w:top w:w="80" w:type="dxa"/>
              <w:left w:w="100" w:type="dxa"/>
              <w:bottom w:w="80" w:type="dxa"/>
              <w:right w:w="100" w:type="dxa"/>
            </w:tcMar>
          </w:tcPr>
          <w:p w14:paraId="16434AB6" w14:textId="77777777" w:rsidR="004864F0" w:rsidRDefault="00E936A4" w:rsidP="00A95FC8">
            <w:pPr>
              <w:spacing w:before="30" w:after="30"/>
            </w:pPr>
            <w:r>
              <w:rPr>
                <w:color w:val="2D3748"/>
                <w:sz w:val="17"/>
              </w:rPr>
              <w:t>הפעלת סרטון הדרכה והדגמה עם VO על תסריט ההנחיה הרשמי בקול נשי בעברית תקנית.</w:t>
            </w:r>
          </w:p>
        </w:tc>
      </w:tr>
      <w:tr w:rsidR="004864F0" w14:paraId="15E16F51" w14:textId="77777777">
        <w:trPr>
          <w:jc w:val="center"/>
        </w:trPr>
        <w:tc>
          <w:tcPr>
            <w:tcW w:w="864" w:type="dxa"/>
            <w:shd w:val="clear" w:color="auto" w:fill="FFFFFF"/>
            <w:tcMar>
              <w:top w:w="80" w:type="dxa"/>
              <w:left w:w="100" w:type="dxa"/>
              <w:bottom w:w="80" w:type="dxa"/>
              <w:right w:w="100" w:type="dxa"/>
            </w:tcMar>
          </w:tcPr>
          <w:p w14:paraId="45E54A17" w14:textId="77777777" w:rsidR="004864F0" w:rsidRDefault="00E936A4" w:rsidP="00A95FC8">
            <w:pPr>
              <w:spacing w:before="30" w:after="30"/>
            </w:pPr>
            <w:r>
              <w:rPr>
                <w:color w:val="2D3748"/>
                <w:sz w:val="17"/>
              </w:rPr>
              <w:t>0x13</w:t>
            </w:r>
          </w:p>
        </w:tc>
        <w:tc>
          <w:tcPr>
            <w:tcW w:w="3312" w:type="dxa"/>
            <w:shd w:val="clear" w:color="auto" w:fill="FFFFFF"/>
            <w:tcMar>
              <w:top w:w="80" w:type="dxa"/>
              <w:left w:w="100" w:type="dxa"/>
              <w:bottom w:w="80" w:type="dxa"/>
              <w:right w:w="100" w:type="dxa"/>
            </w:tcMar>
          </w:tcPr>
          <w:p w14:paraId="08582714" w14:textId="77777777" w:rsidR="004864F0" w:rsidRDefault="00E936A4" w:rsidP="00A95FC8">
            <w:pPr>
              <w:spacing w:before="30" w:after="30"/>
            </w:pPr>
            <w:r>
              <w:rPr>
                <w:color w:val="2D3748"/>
                <w:sz w:val="17"/>
              </w:rPr>
              <w:t>SHOW_NB_VIDEO</w:t>
            </w:r>
          </w:p>
        </w:tc>
        <w:tc>
          <w:tcPr>
            <w:tcW w:w="1872" w:type="dxa"/>
            <w:shd w:val="clear" w:color="auto" w:fill="FFFFFF"/>
            <w:tcMar>
              <w:top w:w="80" w:type="dxa"/>
              <w:left w:w="100" w:type="dxa"/>
              <w:bottom w:w="80" w:type="dxa"/>
              <w:right w:w="100" w:type="dxa"/>
            </w:tcMar>
          </w:tcPr>
          <w:p w14:paraId="38DFF21F" w14:textId="77777777" w:rsidR="004864F0" w:rsidRDefault="00E936A4" w:rsidP="00A95FC8">
            <w:pPr>
              <w:spacing w:before="30" w:after="30"/>
            </w:pPr>
            <w:r>
              <w:rPr>
                <w:color w:val="2D3748"/>
                <w:sz w:val="17"/>
              </w:rPr>
              <w:t>קוקפיט -&gt; טאבלט</w:t>
            </w:r>
          </w:p>
        </w:tc>
        <w:tc>
          <w:tcPr>
            <w:tcW w:w="3744" w:type="dxa"/>
            <w:shd w:val="clear" w:color="auto" w:fill="FFFFFF"/>
            <w:tcMar>
              <w:top w:w="80" w:type="dxa"/>
              <w:left w:w="100" w:type="dxa"/>
              <w:bottom w:w="80" w:type="dxa"/>
              <w:right w:w="100" w:type="dxa"/>
            </w:tcMar>
          </w:tcPr>
          <w:p w14:paraId="02587086" w14:textId="77777777" w:rsidR="004864F0" w:rsidRDefault="00E936A4" w:rsidP="00A95FC8">
            <w:pPr>
              <w:spacing w:before="30" w:after="30"/>
            </w:pPr>
            <w:r>
              <w:rPr>
                <w:color w:val="2D3748"/>
                <w:sz w:val="17"/>
              </w:rPr>
              <w:t>הפעלת סרטון הדגמה קצר לכתיבה במחברת שורות ללא נקודות.</w:t>
            </w:r>
          </w:p>
        </w:tc>
      </w:tr>
      <w:tr w:rsidR="004864F0" w14:paraId="1BE6E954" w14:textId="77777777">
        <w:trPr>
          <w:jc w:val="center"/>
        </w:trPr>
        <w:tc>
          <w:tcPr>
            <w:tcW w:w="864" w:type="dxa"/>
            <w:shd w:val="clear" w:color="auto" w:fill="F7FAFC"/>
            <w:tcMar>
              <w:top w:w="80" w:type="dxa"/>
              <w:left w:w="100" w:type="dxa"/>
              <w:bottom w:w="80" w:type="dxa"/>
              <w:right w:w="100" w:type="dxa"/>
            </w:tcMar>
          </w:tcPr>
          <w:p w14:paraId="04783778" w14:textId="77777777" w:rsidR="004864F0" w:rsidRDefault="00E936A4" w:rsidP="00A95FC8">
            <w:pPr>
              <w:spacing w:before="30" w:after="30"/>
            </w:pPr>
            <w:r>
              <w:rPr>
                <w:color w:val="2D3748"/>
                <w:sz w:val="17"/>
              </w:rPr>
              <w:t>0x14</w:t>
            </w:r>
          </w:p>
        </w:tc>
        <w:tc>
          <w:tcPr>
            <w:tcW w:w="3312" w:type="dxa"/>
            <w:shd w:val="clear" w:color="auto" w:fill="F7FAFC"/>
            <w:tcMar>
              <w:top w:w="80" w:type="dxa"/>
              <w:left w:w="100" w:type="dxa"/>
              <w:bottom w:w="80" w:type="dxa"/>
              <w:right w:w="100" w:type="dxa"/>
            </w:tcMar>
          </w:tcPr>
          <w:p w14:paraId="12F4B430" w14:textId="77777777" w:rsidR="004864F0" w:rsidRDefault="00E936A4" w:rsidP="00A95FC8">
            <w:pPr>
              <w:spacing w:before="30" w:after="30"/>
            </w:pPr>
            <w:r>
              <w:rPr>
                <w:color w:val="2D3748"/>
                <w:sz w:val="17"/>
              </w:rPr>
              <w:t>NB_PAGE_START</w:t>
            </w:r>
          </w:p>
        </w:tc>
        <w:tc>
          <w:tcPr>
            <w:tcW w:w="1872" w:type="dxa"/>
            <w:shd w:val="clear" w:color="auto" w:fill="F7FAFC"/>
            <w:tcMar>
              <w:top w:w="80" w:type="dxa"/>
              <w:left w:w="100" w:type="dxa"/>
              <w:bottom w:w="80" w:type="dxa"/>
              <w:right w:w="100" w:type="dxa"/>
            </w:tcMar>
          </w:tcPr>
          <w:p w14:paraId="50B154C0" w14:textId="77777777" w:rsidR="004864F0" w:rsidRDefault="00E936A4" w:rsidP="00A95FC8">
            <w:pPr>
              <w:spacing w:before="30" w:after="30"/>
            </w:pPr>
            <w:r>
              <w:rPr>
                <w:color w:val="2D3748"/>
                <w:sz w:val="17"/>
              </w:rPr>
              <w:t>קוקפיט -&gt; טאבלט</w:t>
            </w:r>
          </w:p>
        </w:tc>
        <w:tc>
          <w:tcPr>
            <w:tcW w:w="3744" w:type="dxa"/>
            <w:shd w:val="clear" w:color="auto" w:fill="F7FAFC"/>
            <w:tcMar>
              <w:top w:w="80" w:type="dxa"/>
              <w:left w:w="100" w:type="dxa"/>
              <w:bottom w:w="80" w:type="dxa"/>
              <w:right w:w="100" w:type="dxa"/>
            </w:tcMar>
          </w:tcPr>
          <w:p w14:paraId="3E0D363F" w14:textId="77777777" w:rsidR="004864F0" w:rsidRDefault="00E936A4" w:rsidP="00A95FC8">
            <w:pPr>
              <w:spacing w:before="30" w:after="30"/>
            </w:pPr>
            <w:r>
              <w:rPr>
                <w:color w:val="2D3748"/>
                <w:sz w:val="17"/>
              </w:rPr>
              <w:t>טעינת תבנית מחברת שורות (NB2Pages – תואמת איור 13) בטאבלט למדידת זמנים.</w:t>
            </w:r>
          </w:p>
        </w:tc>
      </w:tr>
      <w:tr w:rsidR="004864F0" w14:paraId="70A81886" w14:textId="77777777">
        <w:trPr>
          <w:jc w:val="center"/>
        </w:trPr>
        <w:tc>
          <w:tcPr>
            <w:tcW w:w="864" w:type="dxa"/>
            <w:shd w:val="clear" w:color="auto" w:fill="FFFFFF"/>
            <w:tcMar>
              <w:top w:w="80" w:type="dxa"/>
              <w:left w:w="100" w:type="dxa"/>
              <w:bottom w:w="80" w:type="dxa"/>
              <w:right w:w="100" w:type="dxa"/>
            </w:tcMar>
          </w:tcPr>
          <w:p w14:paraId="0491F836" w14:textId="77777777" w:rsidR="004864F0" w:rsidRDefault="00E936A4" w:rsidP="00A95FC8">
            <w:pPr>
              <w:spacing w:before="30" w:after="30"/>
            </w:pPr>
            <w:r>
              <w:rPr>
                <w:color w:val="2D3748"/>
                <w:sz w:val="17"/>
              </w:rPr>
              <w:t>0x15</w:t>
            </w:r>
          </w:p>
        </w:tc>
        <w:tc>
          <w:tcPr>
            <w:tcW w:w="3312" w:type="dxa"/>
            <w:shd w:val="clear" w:color="auto" w:fill="FFFFFF"/>
            <w:tcMar>
              <w:top w:w="80" w:type="dxa"/>
              <w:left w:w="100" w:type="dxa"/>
              <w:bottom w:w="80" w:type="dxa"/>
              <w:right w:w="100" w:type="dxa"/>
            </w:tcMar>
          </w:tcPr>
          <w:p w14:paraId="6EEBE809" w14:textId="77777777" w:rsidR="004864F0" w:rsidRDefault="00E936A4" w:rsidP="00A95FC8">
            <w:pPr>
              <w:spacing w:before="30" w:after="30"/>
            </w:pPr>
            <w:r>
              <w:rPr>
                <w:color w:val="2D3748"/>
                <w:sz w:val="17"/>
              </w:rPr>
              <w:t>NB_PAGE_COMPLETE</w:t>
            </w:r>
          </w:p>
        </w:tc>
        <w:tc>
          <w:tcPr>
            <w:tcW w:w="1872" w:type="dxa"/>
            <w:shd w:val="clear" w:color="auto" w:fill="FFFFFF"/>
            <w:tcMar>
              <w:top w:w="80" w:type="dxa"/>
              <w:left w:w="100" w:type="dxa"/>
              <w:bottom w:w="80" w:type="dxa"/>
              <w:right w:w="100" w:type="dxa"/>
            </w:tcMar>
          </w:tcPr>
          <w:p w14:paraId="6B3198DA" w14:textId="77777777" w:rsidR="004864F0" w:rsidRDefault="00E936A4" w:rsidP="00A95FC8">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68C1DF80" w14:textId="77777777" w:rsidR="004864F0" w:rsidRDefault="00E936A4" w:rsidP="00A95FC8">
            <w:pPr>
              <w:spacing w:before="30" w:after="30"/>
            </w:pPr>
            <w:r>
              <w:rPr>
                <w:color w:val="2D3748"/>
                <w:sz w:val="17"/>
              </w:rPr>
              <w:t>סיום עמוד מחברת שורות ע"י לחיצה על כפתור 'עמוד הבא' או Timeout.</w:t>
            </w:r>
          </w:p>
        </w:tc>
      </w:tr>
      <w:tr w:rsidR="004864F0" w14:paraId="18916261" w14:textId="77777777">
        <w:trPr>
          <w:jc w:val="center"/>
        </w:trPr>
        <w:tc>
          <w:tcPr>
            <w:tcW w:w="864" w:type="dxa"/>
            <w:shd w:val="clear" w:color="auto" w:fill="F7FAFC"/>
            <w:tcMar>
              <w:top w:w="80" w:type="dxa"/>
              <w:left w:w="100" w:type="dxa"/>
              <w:bottom w:w="80" w:type="dxa"/>
              <w:right w:w="100" w:type="dxa"/>
            </w:tcMar>
          </w:tcPr>
          <w:p w14:paraId="7BC1C383" w14:textId="77777777" w:rsidR="004864F0" w:rsidRDefault="00E936A4" w:rsidP="00A95FC8">
            <w:pPr>
              <w:spacing w:before="30" w:after="30"/>
            </w:pPr>
            <w:r>
              <w:rPr>
                <w:color w:val="2D3748"/>
                <w:sz w:val="17"/>
              </w:rPr>
              <w:t>0x16</w:t>
            </w:r>
          </w:p>
        </w:tc>
        <w:tc>
          <w:tcPr>
            <w:tcW w:w="3312" w:type="dxa"/>
            <w:shd w:val="clear" w:color="auto" w:fill="F7FAFC"/>
            <w:tcMar>
              <w:top w:w="80" w:type="dxa"/>
              <w:left w:w="100" w:type="dxa"/>
              <w:bottom w:w="80" w:type="dxa"/>
              <w:right w:w="100" w:type="dxa"/>
            </w:tcMar>
          </w:tcPr>
          <w:p w14:paraId="53767C17" w14:textId="77777777" w:rsidR="004864F0" w:rsidRDefault="00E936A4" w:rsidP="00A95FC8">
            <w:pPr>
              <w:spacing w:before="30" w:after="30"/>
            </w:pPr>
            <w:r>
              <w:rPr>
                <w:color w:val="2D3748"/>
                <w:sz w:val="17"/>
              </w:rPr>
              <w:t>INTERVENTION_LETTER_LOAD</w:t>
            </w:r>
          </w:p>
        </w:tc>
        <w:tc>
          <w:tcPr>
            <w:tcW w:w="1872" w:type="dxa"/>
            <w:shd w:val="clear" w:color="auto" w:fill="F7FAFC"/>
            <w:tcMar>
              <w:top w:w="80" w:type="dxa"/>
              <w:left w:w="100" w:type="dxa"/>
              <w:bottom w:w="80" w:type="dxa"/>
              <w:right w:w="100" w:type="dxa"/>
            </w:tcMar>
          </w:tcPr>
          <w:p w14:paraId="03834FCE" w14:textId="77777777" w:rsidR="004864F0" w:rsidRDefault="00E936A4" w:rsidP="00A95FC8">
            <w:pPr>
              <w:spacing w:before="30" w:after="30"/>
            </w:pPr>
            <w:r>
              <w:rPr>
                <w:color w:val="2D3748"/>
                <w:sz w:val="17"/>
              </w:rPr>
              <w:t>קוקפיט -&gt; טאבלט</w:t>
            </w:r>
          </w:p>
        </w:tc>
        <w:tc>
          <w:tcPr>
            <w:tcW w:w="3744" w:type="dxa"/>
            <w:shd w:val="clear" w:color="auto" w:fill="F7FAFC"/>
            <w:tcMar>
              <w:top w:w="80" w:type="dxa"/>
              <w:left w:w="100" w:type="dxa"/>
              <w:bottom w:w="80" w:type="dxa"/>
              <w:right w:w="100" w:type="dxa"/>
            </w:tcMar>
          </w:tcPr>
          <w:p w14:paraId="5F995652" w14:textId="77777777" w:rsidR="004864F0" w:rsidRDefault="00E936A4" w:rsidP="00A95FC8">
            <w:pPr>
              <w:spacing w:before="30" w:after="30"/>
            </w:pPr>
            <w:r>
              <w:rPr>
                <w:color w:val="2D3748"/>
                <w:sz w:val="17"/>
              </w:rPr>
              <w:t>טעינת תבנית אות מתוכנית ההתערבות (א-ת / A-Z) וסרטון האות (ברמת מוזיקה או דיבור).</w:t>
            </w:r>
          </w:p>
        </w:tc>
      </w:tr>
      <w:tr w:rsidR="004864F0" w14:paraId="7012301E" w14:textId="77777777">
        <w:trPr>
          <w:jc w:val="center"/>
        </w:trPr>
        <w:tc>
          <w:tcPr>
            <w:tcW w:w="864" w:type="dxa"/>
            <w:shd w:val="clear" w:color="auto" w:fill="FFFFFF"/>
            <w:tcMar>
              <w:top w:w="80" w:type="dxa"/>
              <w:left w:w="100" w:type="dxa"/>
              <w:bottom w:w="80" w:type="dxa"/>
              <w:right w:w="100" w:type="dxa"/>
            </w:tcMar>
          </w:tcPr>
          <w:p w14:paraId="1C77EDDF" w14:textId="77777777" w:rsidR="004864F0" w:rsidRDefault="00E936A4" w:rsidP="00A95FC8">
            <w:pPr>
              <w:spacing w:before="30" w:after="30"/>
            </w:pPr>
            <w:r>
              <w:rPr>
                <w:color w:val="2D3748"/>
                <w:sz w:val="17"/>
              </w:rPr>
              <w:t>0x17</w:t>
            </w:r>
          </w:p>
        </w:tc>
        <w:tc>
          <w:tcPr>
            <w:tcW w:w="3312" w:type="dxa"/>
            <w:shd w:val="clear" w:color="auto" w:fill="FFFFFF"/>
            <w:tcMar>
              <w:top w:w="80" w:type="dxa"/>
              <w:left w:w="100" w:type="dxa"/>
              <w:bottom w:w="80" w:type="dxa"/>
              <w:right w:w="100" w:type="dxa"/>
            </w:tcMar>
          </w:tcPr>
          <w:p w14:paraId="3FED3431" w14:textId="77777777" w:rsidR="004864F0" w:rsidRDefault="00E936A4" w:rsidP="00A95FC8">
            <w:pPr>
              <w:spacing w:before="30" w:after="30"/>
            </w:pPr>
            <w:r>
              <w:rPr>
                <w:color w:val="2D3748"/>
                <w:sz w:val="17"/>
              </w:rPr>
              <w:t>INTERVENTION_DECISION</w:t>
            </w:r>
          </w:p>
        </w:tc>
        <w:tc>
          <w:tcPr>
            <w:tcW w:w="1872" w:type="dxa"/>
            <w:shd w:val="clear" w:color="auto" w:fill="FFFFFF"/>
            <w:tcMar>
              <w:top w:w="80" w:type="dxa"/>
              <w:left w:w="100" w:type="dxa"/>
              <w:bottom w:w="80" w:type="dxa"/>
              <w:right w:w="100" w:type="dxa"/>
            </w:tcMar>
          </w:tcPr>
          <w:p w14:paraId="09F80DC7" w14:textId="77777777" w:rsidR="004864F0" w:rsidRDefault="00E936A4" w:rsidP="00A95FC8">
            <w:pPr>
              <w:spacing w:before="30" w:after="30"/>
            </w:pPr>
            <w:r>
              <w:rPr>
                <w:color w:val="2D3748"/>
                <w:sz w:val="17"/>
              </w:rPr>
              <w:t>קוקפיט -&gt; טאבלט</w:t>
            </w:r>
          </w:p>
        </w:tc>
        <w:tc>
          <w:tcPr>
            <w:tcW w:w="3744" w:type="dxa"/>
            <w:shd w:val="clear" w:color="auto" w:fill="FFFFFF"/>
            <w:tcMar>
              <w:top w:w="80" w:type="dxa"/>
              <w:left w:w="100" w:type="dxa"/>
              <w:bottom w:w="80" w:type="dxa"/>
              <w:right w:w="100" w:type="dxa"/>
            </w:tcMar>
          </w:tcPr>
          <w:p w14:paraId="0C3533D5" w14:textId="77777777" w:rsidR="004864F0" w:rsidRDefault="00E936A4" w:rsidP="00A95FC8">
            <w:pPr>
              <w:spacing w:before="30" w:after="30"/>
            </w:pPr>
            <w:r>
              <w:rPr>
                <w:color w:val="2D3748"/>
                <w:sz w:val="17"/>
              </w:rPr>
              <w:t>החלטת מאבחן בתוכנית ההתערבות: Repeat Letter Block או Next Letter Block.</w:t>
            </w:r>
          </w:p>
        </w:tc>
      </w:tr>
      <w:tr w:rsidR="004864F0" w14:paraId="09D5F337" w14:textId="77777777">
        <w:trPr>
          <w:jc w:val="center"/>
        </w:trPr>
        <w:tc>
          <w:tcPr>
            <w:tcW w:w="864" w:type="dxa"/>
            <w:shd w:val="clear" w:color="auto" w:fill="F7FAFC"/>
            <w:tcMar>
              <w:top w:w="80" w:type="dxa"/>
              <w:left w:w="100" w:type="dxa"/>
              <w:bottom w:w="80" w:type="dxa"/>
              <w:right w:w="100" w:type="dxa"/>
            </w:tcMar>
          </w:tcPr>
          <w:p w14:paraId="04CCE284" w14:textId="77777777" w:rsidR="004864F0" w:rsidRDefault="00E936A4" w:rsidP="00A95FC8">
            <w:pPr>
              <w:spacing w:before="30" w:after="30"/>
            </w:pPr>
            <w:r>
              <w:rPr>
                <w:color w:val="2D3748"/>
                <w:sz w:val="17"/>
              </w:rPr>
              <w:t>0x18</w:t>
            </w:r>
          </w:p>
        </w:tc>
        <w:tc>
          <w:tcPr>
            <w:tcW w:w="3312" w:type="dxa"/>
            <w:shd w:val="clear" w:color="auto" w:fill="F7FAFC"/>
            <w:tcMar>
              <w:top w:w="80" w:type="dxa"/>
              <w:left w:w="100" w:type="dxa"/>
              <w:bottom w:w="80" w:type="dxa"/>
              <w:right w:w="100" w:type="dxa"/>
            </w:tcMar>
          </w:tcPr>
          <w:p w14:paraId="431A9FEB" w14:textId="77777777" w:rsidR="004864F0" w:rsidRDefault="00E936A4" w:rsidP="00A95FC8">
            <w:pPr>
              <w:spacing w:before="30" w:after="30"/>
            </w:pPr>
            <w:r>
              <w:rPr>
                <w:color w:val="2D3748"/>
                <w:sz w:val="17"/>
              </w:rPr>
              <w:t>HOVER_PATH_STREAM</w:t>
            </w:r>
          </w:p>
        </w:tc>
        <w:tc>
          <w:tcPr>
            <w:tcW w:w="1872" w:type="dxa"/>
            <w:shd w:val="clear" w:color="auto" w:fill="F7FAFC"/>
            <w:tcMar>
              <w:top w:w="80" w:type="dxa"/>
              <w:left w:w="100" w:type="dxa"/>
              <w:bottom w:w="80" w:type="dxa"/>
              <w:right w:w="100" w:type="dxa"/>
            </w:tcMar>
          </w:tcPr>
          <w:p w14:paraId="6F75DC86" w14:textId="77777777" w:rsidR="004864F0" w:rsidRDefault="00E936A4" w:rsidP="00A95FC8">
            <w:pPr>
              <w:spacing w:before="30" w:after="30"/>
            </w:pPr>
            <w:r>
              <w:rPr>
                <w:color w:val="2D3748"/>
                <w:sz w:val="17"/>
              </w:rPr>
              <w:t>טאבלט -&gt; קוקפיט</w:t>
            </w:r>
          </w:p>
        </w:tc>
        <w:tc>
          <w:tcPr>
            <w:tcW w:w="3744" w:type="dxa"/>
            <w:shd w:val="clear" w:color="auto" w:fill="F7FAFC"/>
            <w:tcMar>
              <w:top w:w="80" w:type="dxa"/>
              <w:left w:w="100" w:type="dxa"/>
              <w:bottom w:w="80" w:type="dxa"/>
              <w:right w:w="100" w:type="dxa"/>
            </w:tcMar>
          </w:tcPr>
          <w:p w14:paraId="1799FEF0" w14:textId="77777777" w:rsidR="004864F0" w:rsidRDefault="00E936A4" w:rsidP="00A95FC8">
            <w:pPr>
              <w:spacing w:before="30" w:after="30"/>
            </w:pPr>
            <w:r>
              <w:rPr>
                <w:color w:val="2D3748"/>
                <w:sz w:val="17"/>
              </w:rPr>
              <w:t>שידור קואורדינטות ריחוף עט באוויר לציור קו צהוב רציף בקוקפיט.</w:t>
            </w:r>
          </w:p>
        </w:tc>
      </w:tr>
      <w:tr w:rsidR="004864F0" w14:paraId="5E8FE73F" w14:textId="77777777">
        <w:trPr>
          <w:jc w:val="center"/>
        </w:trPr>
        <w:tc>
          <w:tcPr>
            <w:tcW w:w="864" w:type="dxa"/>
            <w:shd w:val="clear" w:color="auto" w:fill="FFFFFF"/>
            <w:tcMar>
              <w:top w:w="80" w:type="dxa"/>
              <w:left w:w="100" w:type="dxa"/>
              <w:bottom w:w="80" w:type="dxa"/>
              <w:right w:w="100" w:type="dxa"/>
            </w:tcMar>
          </w:tcPr>
          <w:p w14:paraId="6FE03708" w14:textId="77777777" w:rsidR="004864F0" w:rsidRDefault="00E936A4" w:rsidP="00A95FC8">
            <w:pPr>
              <w:spacing w:before="30" w:after="30"/>
            </w:pPr>
            <w:r>
              <w:rPr>
                <w:color w:val="2D3748"/>
                <w:sz w:val="17"/>
              </w:rPr>
              <w:t>0x19</w:t>
            </w:r>
          </w:p>
        </w:tc>
        <w:tc>
          <w:tcPr>
            <w:tcW w:w="3312" w:type="dxa"/>
            <w:shd w:val="clear" w:color="auto" w:fill="FFFFFF"/>
            <w:tcMar>
              <w:top w:w="80" w:type="dxa"/>
              <w:left w:w="100" w:type="dxa"/>
              <w:bottom w:w="80" w:type="dxa"/>
              <w:right w:w="100" w:type="dxa"/>
            </w:tcMar>
          </w:tcPr>
          <w:p w14:paraId="07AC14A3" w14:textId="77777777" w:rsidR="004864F0" w:rsidRDefault="00E936A4" w:rsidP="00A95FC8">
            <w:pPr>
              <w:spacing w:before="30" w:after="30"/>
            </w:pPr>
            <w:r>
              <w:rPr>
                <w:color w:val="2D3748"/>
                <w:sz w:val="17"/>
              </w:rPr>
              <w:t>AVATAR_AUDIO_SYNC</w:t>
            </w:r>
          </w:p>
        </w:tc>
        <w:tc>
          <w:tcPr>
            <w:tcW w:w="1872" w:type="dxa"/>
            <w:shd w:val="clear" w:color="auto" w:fill="FFFFFF"/>
            <w:tcMar>
              <w:top w:w="80" w:type="dxa"/>
              <w:left w:w="100" w:type="dxa"/>
              <w:bottom w:w="80" w:type="dxa"/>
              <w:right w:w="100" w:type="dxa"/>
            </w:tcMar>
          </w:tcPr>
          <w:p w14:paraId="6FA065E3" w14:textId="77777777" w:rsidR="004864F0" w:rsidRDefault="00E936A4" w:rsidP="00A95FC8">
            <w:pPr>
              <w:spacing w:before="30" w:after="30"/>
            </w:pPr>
            <w:r>
              <w:rPr>
                <w:color w:val="2D3748"/>
                <w:sz w:val="17"/>
              </w:rPr>
              <w:t>קוקפיט -&gt; טאבלט</w:t>
            </w:r>
          </w:p>
        </w:tc>
        <w:tc>
          <w:tcPr>
            <w:tcW w:w="3744" w:type="dxa"/>
            <w:shd w:val="clear" w:color="auto" w:fill="FFFFFF"/>
            <w:tcMar>
              <w:top w:w="80" w:type="dxa"/>
              <w:left w:w="100" w:type="dxa"/>
              <w:bottom w:w="80" w:type="dxa"/>
              <w:right w:w="100" w:type="dxa"/>
            </w:tcMar>
          </w:tcPr>
          <w:p w14:paraId="7771A9E6" w14:textId="77777777" w:rsidR="004864F0" w:rsidRDefault="00E936A4" w:rsidP="00A95FC8">
            <w:pPr>
              <w:spacing w:before="30" w:after="30"/>
            </w:pPr>
            <w:r>
              <w:rPr>
                <w:color w:val="2D3748"/>
                <w:sz w:val="17"/>
              </w:rPr>
              <w:t>הפעלת דמות המורה הוירטואלית (Avatar) להקראת תסריט ההנחיה בעברית תקנית.</w:t>
            </w:r>
          </w:p>
        </w:tc>
      </w:tr>
      <w:tr w:rsidR="004864F0" w14:paraId="7B133AE0" w14:textId="77777777">
        <w:trPr>
          <w:jc w:val="center"/>
        </w:trPr>
        <w:tc>
          <w:tcPr>
            <w:tcW w:w="864" w:type="dxa"/>
            <w:shd w:val="clear" w:color="auto" w:fill="F7FAFC"/>
            <w:tcMar>
              <w:top w:w="80" w:type="dxa"/>
              <w:left w:w="100" w:type="dxa"/>
              <w:bottom w:w="80" w:type="dxa"/>
              <w:right w:w="100" w:type="dxa"/>
            </w:tcMar>
          </w:tcPr>
          <w:p w14:paraId="51A73E1E" w14:textId="77777777" w:rsidR="004864F0" w:rsidRDefault="00E936A4" w:rsidP="00A95FC8">
            <w:pPr>
              <w:spacing w:before="30" w:after="30"/>
            </w:pPr>
            <w:r>
              <w:rPr>
                <w:color w:val="2D3748"/>
                <w:sz w:val="17"/>
              </w:rPr>
              <w:t>0x1A</w:t>
            </w:r>
          </w:p>
        </w:tc>
        <w:tc>
          <w:tcPr>
            <w:tcW w:w="3312" w:type="dxa"/>
            <w:shd w:val="clear" w:color="auto" w:fill="F7FAFC"/>
            <w:tcMar>
              <w:top w:w="80" w:type="dxa"/>
              <w:left w:w="100" w:type="dxa"/>
              <w:bottom w:w="80" w:type="dxa"/>
              <w:right w:w="100" w:type="dxa"/>
            </w:tcMar>
          </w:tcPr>
          <w:p w14:paraId="1806E3C3" w14:textId="77777777" w:rsidR="004864F0" w:rsidRDefault="00E936A4" w:rsidP="00A95FC8">
            <w:pPr>
              <w:spacing w:before="30" w:after="30"/>
            </w:pPr>
            <w:r>
              <w:rPr>
                <w:color w:val="2D3748"/>
                <w:sz w:val="17"/>
              </w:rPr>
              <w:t>MULTI_VIDEO_TOGGLE</w:t>
            </w:r>
          </w:p>
        </w:tc>
        <w:tc>
          <w:tcPr>
            <w:tcW w:w="1872" w:type="dxa"/>
            <w:shd w:val="clear" w:color="auto" w:fill="F7FAFC"/>
            <w:tcMar>
              <w:top w:w="80" w:type="dxa"/>
              <w:left w:w="100" w:type="dxa"/>
              <w:bottom w:w="80" w:type="dxa"/>
              <w:right w:w="100" w:type="dxa"/>
            </w:tcMar>
          </w:tcPr>
          <w:p w14:paraId="5B5C61AA" w14:textId="77777777" w:rsidR="004864F0" w:rsidRDefault="00E936A4" w:rsidP="00A95FC8">
            <w:pPr>
              <w:spacing w:before="30" w:after="30"/>
            </w:pPr>
            <w:r>
              <w:rPr>
                <w:color w:val="2D3748"/>
                <w:sz w:val="17"/>
              </w:rPr>
              <w:t>קוקפיט -&gt; טאבלט</w:t>
            </w:r>
          </w:p>
        </w:tc>
        <w:tc>
          <w:tcPr>
            <w:tcW w:w="3744" w:type="dxa"/>
            <w:shd w:val="clear" w:color="auto" w:fill="F7FAFC"/>
            <w:tcMar>
              <w:top w:w="80" w:type="dxa"/>
              <w:left w:w="100" w:type="dxa"/>
              <w:bottom w:w="80" w:type="dxa"/>
              <w:right w:w="100" w:type="dxa"/>
            </w:tcMar>
          </w:tcPr>
          <w:p w14:paraId="021BAEF2" w14:textId="77777777" w:rsidR="004864F0" w:rsidRDefault="00E936A4" w:rsidP="00A95FC8">
            <w:pPr>
              <w:spacing w:before="30" w:after="30"/>
            </w:pPr>
            <w:r>
              <w:rPr>
                <w:color w:val="2D3748"/>
                <w:sz w:val="17"/>
              </w:rPr>
              <w:t>פתיחה/סגירה של חלון וידאו חי (SHOW VIDEO) בכרטיס תלמיד בקוקפיט כיתתי.</w:t>
            </w:r>
          </w:p>
        </w:tc>
      </w:tr>
    </w:tbl>
    <w:p w14:paraId="2BC68FBA" w14:textId="77777777" w:rsidR="004864F0" w:rsidRDefault="004864F0" w:rsidP="00A95FC8">
      <w:pPr>
        <w:spacing w:before="40" w:after="80"/>
      </w:pPr>
    </w:p>
    <w:p w14:paraId="7B848FC9" w14:textId="77777777" w:rsidR="004864F0" w:rsidRDefault="00E936A4" w:rsidP="00A95FC8">
      <w:pPr>
        <w:spacing w:before="280" w:after="80"/>
      </w:pPr>
      <w:r>
        <w:rPr>
          <w:b/>
          <w:color w:val="1A365D"/>
          <w:sz w:val="28"/>
        </w:rPr>
        <w:t>5. אפיון מפורט של תהליכי עבודה, דף מסכם ושיטת מדידת דיוק האותיות (Workflows)</w:t>
      </w:r>
    </w:p>
    <w:p w14:paraId="278CFB38" w14:textId="77777777" w:rsidR="004864F0" w:rsidRDefault="00E936A4" w:rsidP="00A95FC8">
      <w:pPr>
        <w:spacing w:before="160" w:after="40"/>
      </w:pPr>
      <w:r>
        <w:rPr>
          <w:noProof/>
        </w:rPr>
        <w:lastRenderedPageBreak/>
        <w:drawing>
          <wp:inline distT="0" distB="0" distL="0" distR="0" wp14:anchorId="5A1271E0" wp14:editId="10A77BE4">
            <wp:extent cx="5760720" cy="32469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workflow_lifecycle.png"/>
                    <pic:cNvPicPr/>
                  </pic:nvPicPr>
                  <pic:blipFill>
                    <a:blip r:embed="rId10"/>
                    <a:stretch>
                      <a:fillRect/>
                    </a:stretch>
                  </pic:blipFill>
                  <pic:spPr>
                    <a:xfrm>
                      <a:off x="0" y="0"/>
                      <a:ext cx="5760720" cy="3246951"/>
                    </a:xfrm>
                    <a:prstGeom prst="rect">
                      <a:avLst/>
                    </a:prstGeom>
                  </pic:spPr>
                </pic:pic>
              </a:graphicData>
            </a:graphic>
          </wp:inline>
        </w:drawing>
      </w:r>
    </w:p>
    <w:p w14:paraId="668E6E14" w14:textId="77777777" w:rsidR="004864F0" w:rsidRDefault="00E936A4" w:rsidP="00A95FC8">
      <w:pPr>
        <w:spacing w:before="20" w:after="160"/>
      </w:pPr>
      <w:r>
        <w:rPr>
          <w:i/>
          <w:color w:val="4A5568"/>
          <w:sz w:val="18"/>
        </w:rPr>
        <w:t>איור 1: מחזור החיים המלא של תהליך האבחון ותוכנית ההתערבות (Lifecycle Workflow v3.1)</w:t>
      </w:r>
    </w:p>
    <w:p w14:paraId="0121F433" w14:textId="77777777" w:rsidR="004864F0" w:rsidRDefault="00E936A4" w:rsidP="00A95FC8">
      <w:pPr>
        <w:spacing w:before="180" w:after="60"/>
      </w:pPr>
      <w:r>
        <w:rPr>
          <w:b/>
          <w:color w:val="2B6CB0"/>
          <w:sz w:val="23"/>
        </w:rPr>
        <w:t>5.1 פתיחת מבדק ופרטי בודק/מוסד/כיתה (Setup &amp; Intake)</w:t>
      </w:r>
    </w:p>
    <w:p w14:paraId="0EA1F078" w14:textId="77777777" w:rsidR="004864F0" w:rsidRDefault="00E936A4" w:rsidP="00A95FC8">
      <w:pPr>
        <w:spacing w:before="30" w:after="50"/>
        <w:ind w:right="360"/>
      </w:pPr>
      <w:r>
        <w:rPr>
          <w:b/>
          <w:color w:val="2B6CB0"/>
          <w:sz w:val="20"/>
        </w:rPr>
        <w:t xml:space="preserve">• </w:t>
      </w:r>
      <w:r>
        <w:rPr>
          <w:b/>
          <w:color w:val="1A365D"/>
          <w:sz w:val="20"/>
        </w:rPr>
        <w:t xml:space="preserve">סרגל עליון קבוע: </w:t>
      </w:r>
      <w:r>
        <w:rPr>
          <w:color w:val="2D3748"/>
          <w:sz w:val="20"/>
        </w:rPr>
        <w:t>מציג באופן בולט את שם הבודק, תאריך האבחון וה-Domain.</w:t>
      </w:r>
    </w:p>
    <w:p w14:paraId="7592D7F3" w14:textId="77777777" w:rsidR="004864F0" w:rsidRDefault="00E936A4" w:rsidP="00A95FC8">
      <w:pPr>
        <w:spacing w:before="30" w:after="50"/>
        <w:ind w:right="360"/>
      </w:pPr>
      <w:r>
        <w:rPr>
          <w:b/>
          <w:color w:val="2B6CB0"/>
          <w:sz w:val="20"/>
        </w:rPr>
        <w:t xml:space="preserve">• </w:t>
      </w:r>
      <w:r>
        <w:rPr>
          <w:b/>
          <w:color w:val="1A365D"/>
          <w:sz w:val="20"/>
        </w:rPr>
        <w:t xml:space="preserve">קליטת נבדק מורחבת: </w:t>
      </w:r>
      <w:r>
        <w:rPr>
          <w:color w:val="2D3748"/>
          <w:sz w:val="20"/>
        </w:rPr>
        <w:t>כוללת מזהה נבדק אנונימי, ראשי תיבות, שם בית ספר / גן ילדים, שכבת גיל/כיתה (גן חובה עד כיתה ג'), תאריך לידה, יד דומיננטית, סוג עט ושפת אבחון.</w:t>
      </w:r>
    </w:p>
    <w:p w14:paraId="1D737F00" w14:textId="77777777" w:rsidR="004864F0" w:rsidRDefault="00E936A4" w:rsidP="00A95FC8">
      <w:pPr>
        <w:spacing w:before="180" w:after="60"/>
      </w:pPr>
      <w:r>
        <w:rPr>
          <w:b/>
          <w:color w:val="2B6CB0"/>
          <w:sz w:val="23"/>
        </w:rPr>
        <w:t>5.2 פרוטוקול יום 1 (Day 1) וכלל המעבר בבלוק החימום</w:t>
      </w:r>
    </w:p>
    <w:p w14:paraId="72DBECA7" w14:textId="77777777" w:rsidR="004864F0" w:rsidRDefault="00E936A4" w:rsidP="00A95FC8">
      <w:pPr>
        <w:spacing w:before="30" w:after="50"/>
        <w:ind w:right="360"/>
      </w:pPr>
      <w:r>
        <w:rPr>
          <w:b/>
          <w:color w:val="2B6CB0"/>
          <w:sz w:val="20"/>
        </w:rPr>
        <w:t xml:space="preserve">• </w:t>
      </w:r>
      <w:r>
        <w:rPr>
          <w:b/>
          <w:color w:val="1A365D"/>
          <w:sz w:val="20"/>
        </w:rPr>
        <w:t xml:space="preserve">סרטון הדרכה והדגמה: </w:t>
      </w:r>
      <w:r>
        <w:rPr>
          <w:color w:val="2D3748"/>
          <w:sz w:val="20"/>
        </w:rPr>
        <w:t>מופעל באמצעות כפתור [Show Intro Video] עם קריינות VO נשית בעברית תקנית המקריאה את תסריט ההנחיה הרשמי.</w:t>
      </w:r>
    </w:p>
    <w:p w14:paraId="7A12B1B5" w14:textId="77777777" w:rsidR="004864F0" w:rsidRDefault="00E936A4" w:rsidP="00A95FC8">
      <w:pPr>
        <w:spacing w:before="30" w:after="50"/>
        <w:ind w:right="360"/>
      </w:pPr>
      <w:r>
        <w:rPr>
          <w:b/>
          <w:color w:val="2B6CB0"/>
          <w:sz w:val="20"/>
        </w:rPr>
        <w:t xml:space="preserve">• </w:t>
      </w:r>
      <w:r>
        <w:rPr>
          <w:b/>
          <w:color w:val="1A365D"/>
          <w:sz w:val="20"/>
        </w:rPr>
        <w:t xml:space="preserve">בלוק חימום (Intro Block) – כלל שורה תקינה אחת: </w:t>
      </w:r>
      <w:r>
        <w:rPr>
          <w:color w:val="2D3748"/>
          <w:sz w:val="20"/>
        </w:rPr>
        <w:t>הצלחה נמדדת בהבנת ההוראה בלבד: ביצוע שורה אחת תקינה (5 בתים שבהם קו רציף אחד מחבר את 3 הנקודות ללא הרמות יד, ללא מדידת זמן או דיוק). אם הילד הצליח שורה ראשונה תקינה, עוברים מיד לבלוק 1 של הניסוי. אם לא הצליח שורה תקינה בבלוק החימום הראשון, חוזרים על ההנחיות ומבצעים בלוק חימום נוסף עד להשלמת שורה תקינה.</w:t>
      </w:r>
    </w:p>
    <w:p w14:paraId="3A387473" w14:textId="77777777" w:rsidR="004864F0" w:rsidRDefault="00E936A4" w:rsidP="00A95FC8">
      <w:pPr>
        <w:spacing w:before="30" w:after="50"/>
        <w:ind w:right="360"/>
      </w:pPr>
      <w:r>
        <w:rPr>
          <w:b/>
          <w:color w:val="2B6CB0"/>
          <w:sz w:val="20"/>
        </w:rPr>
        <w:t xml:space="preserve">• </w:t>
      </w:r>
      <w:r>
        <w:rPr>
          <w:b/>
          <w:color w:val="1A365D"/>
          <w:sz w:val="20"/>
        </w:rPr>
        <w:t xml:space="preserve">רצף שלבי יום 1: </w:t>
      </w:r>
      <w:r>
        <w:rPr>
          <w:color w:val="2D3748"/>
          <w:sz w:val="20"/>
        </w:rPr>
        <w:t>[ILT4Blocks] (בלוקים 1–4) -&gt; [NB2Pages] (2 עמודי מחברת שורות בטאבלט, זמן בלבד) -&gt; [Show NB Video] -&gt; [NB2Pages] (2 עמודים נוספים) -&gt; [ILT4Blocks] (בלוקים 5–8 / סה"כ 12 בלוקים).</w:t>
      </w:r>
    </w:p>
    <w:p w14:paraId="22D837D2" w14:textId="77777777" w:rsidR="004864F0" w:rsidRDefault="00E936A4" w:rsidP="00A95FC8">
      <w:pPr>
        <w:spacing w:before="180" w:after="60"/>
      </w:pPr>
      <w:r>
        <w:rPr>
          <w:b/>
          <w:color w:val="2B6CB0"/>
          <w:sz w:val="23"/>
        </w:rPr>
        <w:t>5.3 פרוטוקול יום 2 (Day 2: 24-Hour Retention)</w:t>
      </w:r>
    </w:p>
    <w:p w14:paraId="5BE2372C" w14:textId="77777777" w:rsidR="004864F0" w:rsidRDefault="00E936A4" w:rsidP="00A95FC8">
      <w:pPr>
        <w:spacing w:before="30" w:after="50"/>
        <w:ind w:right="360"/>
      </w:pPr>
      <w:r>
        <w:rPr>
          <w:b/>
          <w:color w:val="2B6CB0"/>
          <w:sz w:val="20"/>
        </w:rPr>
        <w:t xml:space="preserve">• </w:t>
      </w:r>
      <w:r>
        <w:rPr>
          <w:b/>
          <w:color w:val="1A365D"/>
          <w:sz w:val="20"/>
        </w:rPr>
        <w:t xml:space="preserve">שלבי יום 2: </w:t>
      </w:r>
      <w:r>
        <w:rPr>
          <w:color w:val="2D3748"/>
          <w:sz w:val="20"/>
        </w:rPr>
        <w:t>מתקיים למחרת: [ILT4Blocks] (4 בלוקים במערכת) + [NB2Pages] (2 עמודי מחברת שורות בטאבלט, זמן בלבד).</w:t>
      </w:r>
    </w:p>
    <w:p w14:paraId="106B828E" w14:textId="77777777" w:rsidR="004864F0" w:rsidRDefault="00E936A4" w:rsidP="00A95FC8">
      <w:pPr>
        <w:spacing w:before="180" w:after="60"/>
      </w:pPr>
      <w:r>
        <w:rPr>
          <w:b/>
          <w:color w:val="2B6CB0"/>
          <w:sz w:val="23"/>
        </w:rPr>
        <w:t>5.4 פרוטוקול מפגש 3 (Session 3 / Day 14), דף מסכם ונוסחת ציון עם אימות 100%</w:t>
      </w:r>
    </w:p>
    <w:p w14:paraId="077C46D3" w14:textId="77777777" w:rsidR="004864F0" w:rsidRDefault="00E936A4" w:rsidP="00A95FC8">
      <w:pPr>
        <w:spacing w:before="30" w:after="50"/>
        <w:ind w:right="360"/>
      </w:pPr>
      <w:r>
        <w:rPr>
          <w:b/>
          <w:color w:val="2B6CB0"/>
          <w:sz w:val="20"/>
        </w:rPr>
        <w:t xml:space="preserve">• </w:t>
      </w:r>
      <w:r>
        <w:rPr>
          <w:b/>
          <w:color w:val="1A365D"/>
          <w:sz w:val="20"/>
        </w:rPr>
        <w:t xml:space="preserve">בלוקי ILT חוזרים: </w:t>
      </w:r>
      <w:r>
        <w:rPr>
          <w:color w:val="2D3748"/>
          <w:sz w:val="20"/>
        </w:rPr>
        <w:t>ביצוע 2 בלוקי ILT חוזרים במערכת. המערכת מחשבת ומציגה את ממוצע שני הדפים כציון הסופי.</w:t>
      </w:r>
    </w:p>
    <w:p w14:paraId="45B5B9D6" w14:textId="77777777" w:rsidR="004864F0" w:rsidRDefault="00E936A4" w:rsidP="00A95FC8">
      <w:pPr>
        <w:spacing w:before="30" w:after="50"/>
        <w:ind w:right="360"/>
      </w:pPr>
      <w:r>
        <w:rPr>
          <w:b/>
          <w:color w:val="2B6CB0"/>
          <w:sz w:val="20"/>
        </w:rPr>
        <w:t xml:space="preserve">• </w:t>
      </w:r>
      <w:r>
        <w:rPr>
          <w:b/>
          <w:color w:val="1A365D"/>
          <w:sz w:val="20"/>
        </w:rPr>
        <w:t xml:space="preserve">נוסחת הציון המשוקלל (Composite Score Formula): </w:t>
      </w:r>
      <w:r>
        <w:rPr>
          <w:color w:val="2D3748"/>
          <w:sz w:val="20"/>
        </w:rPr>
        <w:t>הציון המשוקלל מחושב מתוך 3 מדדים: (1) מספר הרמות יד בבלוק, (2) רמת הדיוק (מעבר בנקודת האמצע וטולרנס רוחב 15±2 מ"מ), ו-(3) הזמן הכולל לביצוע הבלוק (כולל זמני תיקון). משקולות הנוסחה נקבעות באחוזים עם בדיקה קשיחה שסכומן שווה 100%:</w:t>
      </w:r>
    </w:p>
    <w:p w14:paraId="67A70E85" w14:textId="77777777" w:rsidR="004864F0" w:rsidRDefault="00E936A4" w:rsidP="00A95FC8">
      <w:pPr>
        <w:spacing w:before="40" w:after="80"/>
      </w:pPr>
      <w:r>
        <w:rPr>
          <w:b/>
          <w:color w:val="1A365D"/>
          <w:sz w:val="19"/>
        </w:rPr>
        <w:t>Composite_Score = (W_lifts% * Score_lifts) + (W_accuracy% * Score_accuracy) + (W_time% * Score_time), כאשר: W_lifts + W_accuracy + W_time = 100%.</w:t>
      </w:r>
    </w:p>
    <w:p w14:paraId="0EE504F9" w14:textId="77777777" w:rsidR="004864F0" w:rsidRDefault="00E936A4" w:rsidP="00A95FC8">
      <w:pPr>
        <w:spacing w:before="30" w:after="50"/>
        <w:ind w:right="360"/>
      </w:pPr>
      <w:r>
        <w:rPr>
          <w:b/>
          <w:color w:val="2B6CB0"/>
          <w:sz w:val="20"/>
        </w:rPr>
        <w:lastRenderedPageBreak/>
        <w:t xml:space="preserve">• </w:t>
      </w:r>
      <w:r>
        <w:rPr>
          <w:b/>
          <w:color w:val="1A365D"/>
          <w:sz w:val="20"/>
        </w:rPr>
        <w:t xml:space="preserve">דף מסכם השוואתי בקוקפיט (Comparative Summary View): </w:t>
      </w:r>
      <w:r>
        <w:rPr>
          <w:color w:val="2D3748"/>
          <w:sz w:val="20"/>
        </w:rPr>
        <w:t>מציג השוואה רב-ממדית של ממוצע מפגש 3 (אחרי שבועיים) מול 4 נקודות ייחוס: (1) 2 בלוקים ראשונים ביום 1, (2) 2 בלוקים אחרונים ביום 1, (3) 2 בלוקים ראשונים ביום 2, ו-(4) 2 בלוקים אחרונים ביום 2.</w:t>
      </w:r>
    </w:p>
    <w:p w14:paraId="02FC7337" w14:textId="77777777" w:rsidR="004864F0" w:rsidRDefault="00E936A4" w:rsidP="00A95FC8">
      <w:pPr>
        <w:spacing w:before="180" w:after="60"/>
      </w:pPr>
      <w:r>
        <w:rPr>
          <w:b/>
          <w:color w:val="2B6CB0"/>
          <w:sz w:val="23"/>
        </w:rPr>
        <w:t>5.5 מנגנוני ביצוע בלוק פעיל, סיום והשהיה במעבר (In transition)</w:t>
      </w:r>
    </w:p>
    <w:p w14:paraId="29DCC5A5" w14:textId="77777777" w:rsidR="004864F0" w:rsidRDefault="00E936A4" w:rsidP="00A95FC8">
      <w:pPr>
        <w:spacing w:before="30" w:after="50"/>
        <w:ind w:right="360"/>
      </w:pPr>
      <w:r>
        <w:rPr>
          <w:b/>
          <w:color w:val="2B6CB0"/>
          <w:sz w:val="20"/>
        </w:rPr>
        <w:t xml:space="preserve">• </w:t>
      </w:r>
      <w:r>
        <w:rPr>
          <w:b/>
          <w:color w:val="1A365D"/>
          <w:sz w:val="20"/>
        </w:rPr>
        <w:t xml:space="preserve">חישוב שגיאת דילוג וזמן כולל תיקון: </w:t>
      </w:r>
      <w:r>
        <w:rPr>
          <w:color w:val="2D3748"/>
          <w:sz w:val="20"/>
        </w:rPr>
        <w:t>דילוג על בית נחשב כשגיאה (הבית שדולג ננעל לכתיבה), אך הזמן הכולל של ביצוע הבלוק כולל את מלוא זמן הביצוע וזמן התיקון במידה והילד עשה זאת.</w:t>
      </w:r>
    </w:p>
    <w:p w14:paraId="15971B6B" w14:textId="77777777" w:rsidR="004864F0" w:rsidRDefault="00E936A4" w:rsidP="00A95FC8">
      <w:pPr>
        <w:spacing w:before="30" w:after="50"/>
        <w:ind w:right="360"/>
      </w:pPr>
      <w:r>
        <w:rPr>
          <w:b/>
          <w:color w:val="2B6CB0"/>
          <w:sz w:val="20"/>
        </w:rPr>
        <w:t xml:space="preserve">• </w:t>
      </w:r>
      <w:r>
        <w:rPr>
          <w:b/>
          <w:color w:val="1A365D"/>
          <w:sz w:val="20"/>
        </w:rPr>
        <w:t xml:space="preserve">סיום בלוק והתרעת מהבהבת בקוקפיט: </w:t>
      </w:r>
      <w:r>
        <w:rPr>
          <w:color w:val="2D3748"/>
          <w:sz w:val="20"/>
        </w:rPr>
        <w:t>הבלוק מסתיים עם השלמת 15 בתים שמולאו כולם ע"י המאובחן (בין אם בסדר הנכון ובין אם לאו) או ב-Timeout של 20 שניות (קונפיגורבילי). בעת Timeout כפתור [MANUAL FINISH BLOCK] מהבהב בקוקפיט של המאבחן.</w:t>
      </w:r>
    </w:p>
    <w:p w14:paraId="6103A57F" w14:textId="77777777" w:rsidR="004864F0" w:rsidRDefault="00E936A4" w:rsidP="00A95FC8">
      <w:pPr>
        <w:spacing w:before="30" w:after="50"/>
        <w:ind w:right="360"/>
      </w:pPr>
      <w:r>
        <w:rPr>
          <w:b/>
          <w:color w:val="2B6CB0"/>
          <w:sz w:val="20"/>
        </w:rPr>
        <w:t xml:space="preserve">• </w:t>
      </w:r>
      <w:r>
        <w:rPr>
          <w:b/>
          <w:color w:val="1A365D"/>
          <w:sz w:val="20"/>
        </w:rPr>
        <w:t xml:space="preserve">השהיית במעבר (In transition) – 20 שניות: </w:t>
      </w:r>
      <w:r>
        <w:rPr>
          <w:color w:val="2D3748"/>
          <w:sz w:val="20"/>
        </w:rPr>
        <w:t>במעבר תקין הילד מניח את העט על השולחן לצד הטאבלט למשך השהיית במעבר (ברירת מחדל מערכתית: 20 שניות), ובסיומה לוחץ על כפתור [בלוק הבא &lt;&lt;] במרכז התחתון.</w:t>
      </w:r>
    </w:p>
    <w:p w14:paraId="63F0D9DE" w14:textId="77777777" w:rsidR="004864F0" w:rsidRDefault="00E936A4" w:rsidP="00A95FC8">
      <w:pPr>
        <w:spacing w:before="180" w:after="60"/>
      </w:pPr>
      <w:r>
        <w:rPr>
          <w:b/>
          <w:color w:val="2B6CB0"/>
          <w:sz w:val="23"/>
        </w:rPr>
        <w:t>5.6 תוכנית ההתערבות ללימוד אותיות (א–ת / A–Z) ושיטת מדידת הדיוק בשורה 3 הריקה</w:t>
      </w:r>
    </w:p>
    <w:p w14:paraId="29E30699" w14:textId="77777777" w:rsidR="004864F0" w:rsidRDefault="00E936A4" w:rsidP="00A95FC8">
      <w:pPr>
        <w:spacing w:before="40" w:after="80"/>
      </w:pPr>
      <w:r>
        <w:rPr>
          <w:color w:val="2D3748"/>
          <w:sz w:val="20"/>
        </w:rPr>
        <w:t>תוכנית ההתערבות מתחילה במפגש 3 ונמשכת במפגשים עוקבים ללימוד כל אחת מאותיות האלף-בית (א–ת או A–Z) לפי סדר קושי וצורה (המוגדר ברמת מערכת / Domain / בית ספר). שלבים 1 ו-3 מתבצעים במלואם על גבי הטאבלט, ורק בשלב 4 עוברים למחברות נייר פיזיות ולוחות מחיקים.</w:t>
      </w:r>
    </w:p>
    <w:p w14:paraId="0580D31C" w14:textId="77777777" w:rsidR="004864F0" w:rsidRDefault="00E936A4" w:rsidP="00A95FC8">
      <w:pPr>
        <w:spacing w:before="30" w:after="50"/>
        <w:ind w:right="360"/>
      </w:pPr>
      <w:r>
        <w:rPr>
          <w:b/>
          <w:color w:val="2B6CB0"/>
          <w:sz w:val="20"/>
        </w:rPr>
        <w:t xml:space="preserve">• </w:t>
      </w:r>
      <w:r>
        <w:rPr>
          <w:b/>
          <w:color w:val="1A365D"/>
          <w:sz w:val="20"/>
        </w:rPr>
        <w:t xml:space="preserve">שלב 1 (חזרה אחרי שבועיים על אות קודמת): </w:t>
      </w:r>
      <w:r>
        <w:rPr>
          <w:color w:val="2D3748"/>
          <w:sz w:val="20"/>
        </w:rPr>
        <w:t>מבוצע במלואו בטאבלט: 2 בלוקים של קוביות ריקות (מדידות 5 ו-6). המערכת מודדת את זמן הביצוע של שני הבלוקים ומציגה את ממוצע הזמן משתי המדידות.</w:t>
      </w:r>
    </w:p>
    <w:p w14:paraId="3A2F7D23" w14:textId="77777777" w:rsidR="004864F0" w:rsidRDefault="00E936A4" w:rsidP="00A95FC8">
      <w:pPr>
        <w:spacing w:before="30" w:after="50"/>
        <w:ind w:right="360"/>
      </w:pPr>
      <w:r>
        <w:rPr>
          <w:b/>
          <w:color w:val="2B6CB0"/>
          <w:sz w:val="20"/>
        </w:rPr>
        <w:t xml:space="preserve">• </w:t>
      </w:r>
      <w:r>
        <w:rPr>
          <w:b/>
          <w:color w:val="1A365D"/>
          <w:sz w:val="20"/>
        </w:rPr>
        <w:t xml:space="preserve">שלב 2 (סרטון אנימציה של האות החדשה): </w:t>
      </w:r>
      <w:r>
        <w:rPr>
          <w:color w:val="2D3748"/>
          <w:sz w:val="20"/>
        </w:rPr>
        <w:t>סרטון אנימציה עם 2 רמות שמע לבחירה: רמה 1 בליווי מוזיקה בלבד, ורמה 2 בליווי דיבור והסבר מילולי.</w:t>
      </w:r>
    </w:p>
    <w:p w14:paraId="4AE088BF" w14:textId="77777777" w:rsidR="004864F0" w:rsidRDefault="00E936A4" w:rsidP="00A95FC8">
      <w:pPr>
        <w:spacing w:before="30" w:after="50"/>
        <w:ind w:right="360"/>
      </w:pPr>
      <w:r>
        <w:rPr>
          <w:b/>
          <w:color w:val="2B6CB0"/>
          <w:sz w:val="20"/>
        </w:rPr>
        <w:t xml:space="preserve">• </w:t>
      </w:r>
      <w:r>
        <w:rPr>
          <w:b/>
          <w:color w:val="1A365D"/>
          <w:sz w:val="20"/>
        </w:rPr>
        <w:t xml:space="preserve">שלב 3 (אימון 4 בלוקים של האות החדשה בליווי מוזיקה): </w:t>
      </w:r>
      <w:r>
        <w:rPr>
          <w:color w:val="2D3748"/>
          <w:sz w:val="20"/>
        </w:rPr>
        <w:t>מבוצע במלואו בטאבלט תוך השמעת מוזיקת הרקע של הסרטון. המערכת מודדת אוטומטית את זמני הביצוע של כל 4 הבלוקים (מדידות 1–4), תוך הדגשה נפרדת של מדידת הזמן בבלוק השני לביצוע וכן ממוצע כלל 4 הבלוקים.</w:t>
      </w:r>
    </w:p>
    <w:p w14:paraId="22EAE9D8" w14:textId="77777777" w:rsidR="004864F0" w:rsidRDefault="00E936A4" w:rsidP="00A95FC8">
      <w:pPr>
        <w:spacing w:before="30" w:after="50"/>
        <w:ind w:right="360"/>
      </w:pPr>
      <w:r>
        <w:rPr>
          <w:b/>
          <w:color w:val="2B6CB0"/>
          <w:sz w:val="20"/>
        </w:rPr>
        <w:t xml:space="preserve">• </w:t>
      </w:r>
      <w:r>
        <w:rPr>
          <w:b/>
          <w:color w:val="1A365D"/>
          <w:sz w:val="20"/>
        </w:rPr>
        <w:t xml:space="preserve">שלב 4 (תרגול העברה במחברת נייר אמיתית ובלוח מחיק): </w:t>
      </w:r>
      <w:r>
        <w:rPr>
          <w:color w:val="2D3748"/>
          <w:sz w:val="20"/>
        </w:rPr>
        <w:t>רק בשלב זה יוצאים מהטאבלט: 2 בלוקים במחברת נייר פיזית -&gt; צפייה שנייה בסרטון -&gt; 2 בלוקים במחברת נייר -&gt; צפייה שלישית בסרטון -&gt; 4 בלוקים על לוח מחיק אישי עם שורות המחולק ל-2. למחרת בכיתה: 4 בלוקים במחברת נייר, ולמחרת עוד 4 בלוקים בלוח מחיק.</w:t>
      </w:r>
    </w:p>
    <w:p w14:paraId="2919D0DF" w14:textId="77777777" w:rsidR="004864F0" w:rsidRDefault="00E936A4" w:rsidP="00A95FC8">
      <w:pPr>
        <w:spacing w:before="180" w:after="60"/>
      </w:pPr>
      <w:r>
        <w:rPr>
          <w:b/>
          <w:color w:val="2B6CB0"/>
          <w:sz w:val="23"/>
        </w:rPr>
        <w:t>5.7 השיטה המיטבית המוצעת למדידת דיוק אוטומטית לשורה השלישית הריקה של כל אות</w:t>
      </w:r>
    </w:p>
    <w:p w14:paraId="5E6EC6D6" w14:textId="77777777" w:rsidR="004864F0" w:rsidRDefault="00E936A4" w:rsidP="00A95FC8">
      <w:pPr>
        <w:spacing w:before="40" w:after="80"/>
      </w:pPr>
      <w:r>
        <w:rPr>
          <w:color w:val="2D3748"/>
          <w:sz w:val="20"/>
        </w:rPr>
        <w:t>לבקשת צוות המחקר (מענה לשאלה 4), להלן השיטה האלגוריתמית המיטבית למדידה והערכה אובייקטיבית ואוטומטית של מידת הדיוק בכתיבת אות חופשית בשורה 3 הריקה (ללא נקודות הנחיה):</w:t>
      </w:r>
    </w:p>
    <w:p w14:paraId="5ACEF90D" w14:textId="77777777" w:rsidR="004864F0" w:rsidRDefault="00E936A4" w:rsidP="00A95FC8">
      <w:pPr>
        <w:spacing w:before="30" w:after="50"/>
        <w:ind w:right="360"/>
      </w:pPr>
      <w:r>
        <w:rPr>
          <w:b/>
          <w:color w:val="2B6CB0"/>
          <w:sz w:val="20"/>
        </w:rPr>
        <w:t xml:space="preserve">• </w:t>
      </w:r>
      <w:r>
        <w:rPr>
          <w:b/>
          <w:color w:val="1A365D"/>
          <w:sz w:val="20"/>
        </w:rPr>
        <w:t xml:space="preserve">1. דמיון צורני מול דגם קנוני (Dynamic Time Warping &amp; Procrustes Distance): </w:t>
      </w:r>
      <w:r>
        <w:rPr>
          <w:color w:val="2D3748"/>
          <w:sz w:val="20"/>
        </w:rPr>
        <w:t>לכל אות באלף-בית מוגדר בבסיס הנתונים מסלול וקטורי קנוני אידיאלי C(s). מסלול הכתיבה של הילד מנורמל במיקום ובגודל ונדגם מחדש ל-100 נקודות שוות-מרחק. האלגוריתם מחשב את מרחק Procrustes ו-Continuous DTW בין המסלול שבוצע לדגם הקנוני. התוצאה מומרת לציון דמיון צורני מנורמל (Shape Fidelity 0–100%).</w:t>
      </w:r>
    </w:p>
    <w:p w14:paraId="5135447C" w14:textId="77777777" w:rsidR="004864F0" w:rsidRDefault="00E936A4" w:rsidP="00A95FC8">
      <w:pPr>
        <w:spacing w:before="30" w:after="50"/>
        <w:ind w:right="360"/>
      </w:pPr>
      <w:r>
        <w:rPr>
          <w:b/>
          <w:color w:val="2B6CB0"/>
          <w:sz w:val="20"/>
        </w:rPr>
        <w:t xml:space="preserve">• </w:t>
      </w:r>
      <w:r>
        <w:rPr>
          <w:b/>
          <w:color w:val="1A365D"/>
          <w:sz w:val="20"/>
        </w:rPr>
        <w:t xml:space="preserve">2. שלמות טופולוגית והרמות יד (Stroke Topology &amp; Pen Lift Integrity): </w:t>
      </w:r>
      <w:r>
        <w:rPr>
          <w:color w:val="2D3748"/>
          <w:sz w:val="20"/>
        </w:rPr>
        <w:t>המערכת מוודאת שהאות נכתבה במספר המשיכות התקני המוגדר לאותה אות (עבור אותיות חד-קוויות כגון ט' – כל הרמת יד בתוך האות נרשמת כשגיאת קטיעת קו), וכן נבדק כיוון הכתיבה הנכון של תחילת וסיום התנועה מול חץ הדגם.</w:t>
      </w:r>
    </w:p>
    <w:p w14:paraId="03911DF2" w14:textId="77777777" w:rsidR="004864F0" w:rsidRDefault="00E936A4" w:rsidP="00A95FC8">
      <w:pPr>
        <w:spacing w:before="30" w:after="50"/>
        <w:ind w:right="360"/>
      </w:pPr>
      <w:r>
        <w:rPr>
          <w:b/>
          <w:color w:val="2B6CB0"/>
          <w:sz w:val="20"/>
        </w:rPr>
        <w:t xml:space="preserve">• </w:t>
      </w:r>
      <w:r>
        <w:rPr>
          <w:b/>
          <w:color w:val="1A365D"/>
          <w:sz w:val="20"/>
        </w:rPr>
        <w:t xml:space="preserve">3. עמידה בפרופורציות מרחביות ושורות כתיבה (Proportions &amp; Baseline Drift): </w:t>
      </w:r>
      <w:r>
        <w:rPr>
          <w:color w:val="2D3748"/>
          <w:sz w:val="20"/>
        </w:rPr>
        <w:t>נמדד יחס הרוחב לגובה של האות (Aspect Ratio) מול היחס הקנוני (טווח מותר ±15%), ונבדקת אי-חריגה מקו הבסיס (Baseline Drift &lt; 2mm) כדי לוודא שהאות אינה 'מרחפת' או 'שוקעת'.</w:t>
      </w:r>
    </w:p>
    <w:p w14:paraId="713678AB" w14:textId="77777777" w:rsidR="004864F0" w:rsidRDefault="00E936A4" w:rsidP="00A95FC8">
      <w:pPr>
        <w:spacing w:before="30" w:after="50"/>
        <w:ind w:right="360"/>
      </w:pPr>
      <w:r>
        <w:rPr>
          <w:b/>
          <w:color w:val="2B6CB0"/>
          <w:sz w:val="20"/>
        </w:rPr>
        <w:t xml:space="preserve">• </w:t>
      </w:r>
      <w:r>
        <w:rPr>
          <w:b/>
          <w:color w:val="1A365D"/>
          <w:sz w:val="20"/>
        </w:rPr>
        <w:t xml:space="preserve">4. ציון דיוק משוקלל וסיווג אבחוני אוטומטי: </w:t>
      </w:r>
      <w:r>
        <w:rPr>
          <w:color w:val="2D3748"/>
          <w:sz w:val="20"/>
        </w:rPr>
        <w:t>המערכת מפיקה ציון דיוק משוקלל (0–100%) ומתייגת את סוג הסטייה לטובת המאבחן והאנליסט: 'תקין', 'סטיית גודל/פרופורציה', 'קטיעת קו/הרמת יד', או 'עיוות צורה/כיוון'. הנתונים הגולמיים נשמרים עבור אימון מודלי ראייה ממוחשבת עתידיים.</w:t>
      </w:r>
    </w:p>
    <w:p w14:paraId="51C03B52" w14:textId="77777777" w:rsidR="004864F0" w:rsidRDefault="00E936A4" w:rsidP="00A95FC8">
      <w:pPr>
        <w:spacing w:before="160" w:after="40"/>
      </w:pPr>
      <w:r>
        <w:rPr>
          <w:noProof/>
        </w:rPr>
        <w:lastRenderedPageBreak/>
        <w:drawing>
          <wp:inline distT="0" distB="0" distL="0" distR="0" wp14:anchorId="04488152" wp14:editId="6C95CFB3">
            <wp:extent cx="3840480" cy="5756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intervention_tet_page1.png"/>
                    <pic:cNvPicPr/>
                  </pic:nvPicPr>
                  <pic:blipFill>
                    <a:blip r:embed="rId11"/>
                    <a:stretch>
                      <a:fillRect/>
                    </a:stretch>
                  </pic:blipFill>
                  <pic:spPr>
                    <a:xfrm>
                      <a:off x="0" y="0"/>
                      <a:ext cx="3840480" cy="5756880"/>
                    </a:xfrm>
                    <a:prstGeom prst="rect">
                      <a:avLst/>
                    </a:prstGeom>
                  </pic:spPr>
                </pic:pic>
              </a:graphicData>
            </a:graphic>
          </wp:inline>
        </w:drawing>
      </w:r>
    </w:p>
    <w:p w14:paraId="56B094BA" w14:textId="77777777" w:rsidR="004864F0" w:rsidRDefault="00E936A4" w:rsidP="00A95FC8">
      <w:pPr>
        <w:spacing w:before="20" w:after="160"/>
      </w:pPr>
      <w:r>
        <w:rPr>
          <w:i/>
          <w:color w:val="4A5568"/>
          <w:sz w:val="18"/>
        </w:rPr>
        <w:t>איור 2: דוגמת דף אימון מתוכנית ההתערבות (האות ט' – מדידות 1 ו-2: שורה 1 דגם ונקודות, שורה 2 נקודה בודדת, שורה 3 ריקה)</w:t>
      </w:r>
    </w:p>
    <w:p w14:paraId="4F46788A" w14:textId="77777777" w:rsidR="004864F0" w:rsidRDefault="00E936A4" w:rsidP="00A95FC8">
      <w:pPr>
        <w:spacing w:before="160" w:after="40"/>
      </w:pPr>
      <w:r>
        <w:rPr>
          <w:noProof/>
        </w:rPr>
        <w:lastRenderedPageBreak/>
        <w:drawing>
          <wp:inline distT="0" distB="0" distL="0" distR="0" wp14:anchorId="4A4DE69C" wp14:editId="2994CDC2">
            <wp:extent cx="3840480" cy="5756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intervention_tet_page3.png"/>
                    <pic:cNvPicPr/>
                  </pic:nvPicPr>
                  <pic:blipFill>
                    <a:blip r:embed="rId12"/>
                    <a:stretch>
                      <a:fillRect/>
                    </a:stretch>
                  </pic:blipFill>
                  <pic:spPr>
                    <a:xfrm>
                      <a:off x="0" y="0"/>
                      <a:ext cx="3840480" cy="5756880"/>
                    </a:xfrm>
                    <a:prstGeom prst="rect">
                      <a:avLst/>
                    </a:prstGeom>
                  </pic:spPr>
                </pic:pic>
              </a:graphicData>
            </a:graphic>
          </wp:inline>
        </w:drawing>
      </w:r>
    </w:p>
    <w:p w14:paraId="5D8B1F39" w14:textId="77777777" w:rsidR="004864F0" w:rsidRDefault="00E936A4" w:rsidP="00A95FC8">
      <w:pPr>
        <w:spacing w:before="20" w:after="160"/>
      </w:pPr>
      <w:r>
        <w:rPr>
          <w:i/>
          <w:color w:val="4A5568"/>
          <w:sz w:val="18"/>
        </w:rPr>
        <w:t>איור 3: דוגמת דף חזרה אחרי שבועיים בתוכנית ההתערבות (האות ט' – מדידות 5 ו-6 ללא נקודות)</w:t>
      </w:r>
    </w:p>
    <w:p w14:paraId="3D39A66C" w14:textId="77777777" w:rsidR="004864F0" w:rsidRDefault="00E936A4" w:rsidP="00A95FC8">
      <w:pPr>
        <w:spacing w:before="280" w:after="80"/>
      </w:pPr>
      <w:r>
        <w:rPr>
          <w:b/>
          <w:color w:val="1A365D"/>
          <w:sz w:val="28"/>
        </w:rPr>
        <w:t>6. שרטוט מסכי האפליקציה ומפרט ממשק משתמש מעודכן (UI Wireframes v3.1)</w:t>
      </w:r>
    </w:p>
    <w:p w14:paraId="67B25978" w14:textId="77777777" w:rsidR="004864F0" w:rsidRDefault="00E936A4" w:rsidP="00A95FC8">
      <w:pPr>
        <w:spacing w:before="160" w:after="40"/>
      </w:pPr>
      <w:r>
        <w:rPr>
          <w:noProof/>
        </w:rPr>
        <w:lastRenderedPageBreak/>
        <w:drawing>
          <wp:inline distT="0" distB="0" distL="0" distR="0" wp14:anchorId="4CA65235" wp14:editId="23ACA714">
            <wp:extent cx="5760720" cy="36904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control_page.png"/>
                    <pic:cNvPicPr/>
                  </pic:nvPicPr>
                  <pic:blipFill>
                    <a:blip r:embed="rId13"/>
                    <a:stretch>
                      <a:fillRect/>
                    </a:stretch>
                  </pic:blipFill>
                  <pic:spPr>
                    <a:xfrm>
                      <a:off x="0" y="0"/>
                      <a:ext cx="5760720" cy="3690461"/>
                    </a:xfrm>
                    <a:prstGeom prst="rect">
                      <a:avLst/>
                    </a:prstGeom>
                  </pic:spPr>
                </pic:pic>
              </a:graphicData>
            </a:graphic>
          </wp:inline>
        </w:drawing>
      </w:r>
    </w:p>
    <w:p w14:paraId="401F4170" w14:textId="77777777" w:rsidR="004864F0" w:rsidRDefault="00E936A4" w:rsidP="00A95FC8">
      <w:pPr>
        <w:spacing w:before="20" w:after="160"/>
      </w:pPr>
      <w:r>
        <w:rPr>
          <w:i/>
          <w:color w:val="4A5568"/>
          <w:sz w:val="18"/>
        </w:rPr>
        <w:t>איור 4: שרטוט מסך עמוד תפעול ובקרה הכולל את רובריקת תוכנית ההתערבות וכפתורי Repeat / Next Letter Block</w:t>
      </w:r>
    </w:p>
    <w:p w14:paraId="0A1E2E4C" w14:textId="77777777" w:rsidR="004864F0" w:rsidRDefault="00E936A4" w:rsidP="00A95FC8">
      <w:pPr>
        <w:spacing w:before="160" w:after="40"/>
      </w:pPr>
      <w:commentRangeStart w:id="11"/>
      <w:commentRangeStart w:id="12"/>
      <w:commentRangeStart w:id="13"/>
      <w:commentRangeStart w:id="14"/>
      <w:r>
        <w:rPr>
          <w:noProof/>
        </w:rPr>
        <w:drawing>
          <wp:inline distT="0" distB="0" distL="0" distR="0" wp14:anchorId="31926C5B" wp14:editId="59539A7A">
            <wp:extent cx="5760720" cy="36904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evaluator_setup.png"/>
                    <pic:cNvPicPr/>
                  </pic:nvPicPr>
                  <pic:blipFill>
                    <a:blip r:embed="rId14"/>
                    <a:stretch>
                      <a:fillRect/>
                    </a:stretch>
                  </pic:blipFill>
                  <pic:spPr>
                    <a:xfrm>
                      <a:off x="0" y="0"/>
                      <a:ext cx="5760720" cy="3690461"/>
                    </a:xfrm>
                    <a:prstGeom prst="rect">
                      <a:avLst/>
                    </a:prstGeom>
                  </pic:spPr>
                </pic:pic>
              </a:graphicData>
            </a:graphic>
          </wp:inline>
        </w:drawing>
      </w:r>
      <w:commentRangeEnd w:id="11"/>
      <w:r w:rsidR="0061603E">
        <w:rPr>
          <w:rStyle w:val="CommentReference"/>
          <w:sz w:val="22"/>
          <w:szCs w:val="22"/>
        </w:rPr>
        <w:commentReference w:id="11"/>
      </w:r>
      <w:commentRangeEnd w:id="12"/>
      <w:r w:rsidR="006F053D">
        <w:rPr>
          <w:rStyle w:val="CommentReference"/>
          <w:sz w:val="22"/>
          <w:szCs w:val="22"/>
        </w:rPr>
        <w:commentReference w:id="12"/>
      </w:r>
      <w:commentRangeEnd w:id="13"/>
      <w:r w:rsidR="006F053D">
        <w:rPr>
          <w:rStyle w:val="CommentReference"/>
          <w:sz w:val="22"/>
          <w:szCs w:val="22"/>
        </w:rPr>
        <w:commentReference w:id="13"/>
      </w:r>
      <w:commentRangeEnd w:id="14"/>
      <w:r w:rsidR="00FE3E76">
        <w:rPr>
          <w:rStyle w:val="CommentReference"/>
          <w:sz w:val="22"/>
          <w:szCs w:val="22"/>
        </w:rPr>
        <w:commentReference w:id="14"/>
      </w:r>
    </w:p>
    <w:p w14:paraId="42E2CD76" w14:textId="77777777" w:rsidR="004864F0" w:rsidRDefault="00E936A4" w:rsidP="00A95FC8">
      <w:pPr>
        <w:spacing w:before="20" w:after="160"/>
      </w:pPr>
      <w:r>
        <w:rPr>
          <w:i/>
          <w:color w:val="4A5568"/>
          <w:sz w:val="18"/>
        </w:rPr>
        <w:t>איור 5: שרטוט מסך הגדרת מבדק המעודכן עם שם הבודק, תאריך, שם בי"ס/גן וכיתה, וטיימר במעבר 20 שנ'</w:t>
      </w:r>
    </w:p>
    <w:p w14:paraId="11F0F605" w14:textId="77777777" w:rsidR="004864F0" w:rsidRDefault="00E936A4" w:rsidP="00A95FC8">
      <w:pPr>
        <w:spacing w:before="160" w:after="40"/>
      </w:pPr>
      <w:r>
        <w:rPr>
          <w:noProof/>
        </w:rPr>
        <w:lastRenderedPageBreak/>
        <w:drawing>
          <wp:inline distT="0" distB="0" distL="0" distR="0" wp14:anchorId="775A15BB" wp14:editId="560097D9">
            <wp:extent cx="5760720" cy="36904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student_kiosk_canvas.png"/>
                    <pic:cNvPicPr/>
                  </pic:nvPicPr>
                  <pic:blipFill>
                    <a:blip r:embed="rId15"/>
                    <a:stretch>
                      <a:fillRect/>
                    </a:stretch>
                  </pic:blipFill>
                  <pic:spPr>
                    <a:xfrm>
                      <a:off x="0" y="0"/>
                      <a:ext cx="5760720" cy="3690461"/>
                    </a:xfrm>
                    <a:prstGeom prst="rect">
                      <a:avLst/>
                    </a:prstGeom>
                  </pic:spPr>
                </pic:pic>
              </a:graphicData>
            </a:graphic>
          </wp:inline>
        </w:drawing>
      </w:r>
    </w:p>
    <w:p w14:paraId="641AE299" w14:textId="77777777" w:rsidR="004864F0" w:rsidRDefault="00E936A4" w:rsidP="00A95FC8">
      <w:pPr>
        <w:spacing w:before="20" w:after="160"/>
      </w:pPr>
      <w:r>
        <w:rPr>
          <w:i/>
          <w:color w:val="4A5568"/>
          <w:sz w:val="18"/>
        </w:rPr>
        <w:t>איור 6: שרטוט מסך קנבס הטאבלט לתלמיד בעברית RTL מלאה עם השהיית במעבר</w:t>
      </w:r>
    </w:p>
    <w:p w14:paraId="7673FE0A" w14:textId="77777777" w:rsidR="004864F0" w:rsidRDefault="00E936A4" w:rsidP="00A95FC8">
      <w:pPr>
        <w:spacing w:before="160" w:after="40"/>
      </w:pPr>
      <w:r>
        <w:rPr>
          <w:noProof/>
        </w:rPr>
        <w:drawing>
          <wp:inline distT="0" distB="0" distL="0" distR="0" wp14:anchorId="6FCE55D7" wp14:editId="59C01C87">
            <wp:extent cx="5760720" cy="36904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notebook_canvas.png"/>
                    <pic:cNvPicPr/>
                  </pic:nvPicPr>
                  <pic:blipFill>
                    <a:blip r:embed="rId16"/>
                    <a:stretch>
                      <a:fillRect/>
                    </a:stretch>
                  </pic:blipFill>
                  <pic:spPr>
                    <a:xfrm>
                      <a:off x="0" y="0"/>
                      <a:ext cx="5760720" cy="3690461"/>
                    </a:xfrm>
                    <a:prstGeom prst="rect">
                      <a:avLst/>
                    </a:prstGeom>
                  </pic:spPr>
                </pic:pic>
              </a:graphicData>
            </a:graphic>
          </wp:inline>
        </w:drawing>
      </w:r>
    </w:p>
    <w:p w14:paraId="5AE5CC81" w14:textId="77777777" w:rsidR="004864F0" w:rsidRDefault="00E936A4" w:rsidP="00A95FC8">
      <w:pPr>
        <w:spacing w:before="20" w:after="160"/>
      </w:pPr>
      <w:r>
        <w:rPr>
          <w:i/>
          <w:color w:val="4A5568"/>
          <w:sz w:val="18"/>
        </w:rPr>
        <w:t xml:space="preserve">איור 7: שרטוט מסך תבנית מחברת שורות (NB2Pages) – מעודכן בהתאמה מלאה לאיור 13 (3 שורות של 5 אותיות </w:t>
      </w:r>
      <w:commentRangeStart w:id="15"/>
      <w:r>
        <w:rPr>
          <w:i/>
          <w:color w:val="4A5568"/>
          <w:sz w:val="18"/>
        </w:rPr>
        <w:t>בצורת</w:t>
      </w:r>
      <w:commentRangeEnd w:id="15"/>
      <w:r w:rsidR="006F053D">
        <w:rPr>
          <w:rStyle w:val="CommentReference"/>
          <w:i/>
          <w:color w:val="4A5568"/>
          <w:sz w:val="18"/>
          <w:szCs w:val="22"/>
        </w:rPr>
        <w:commentReference w:id="15"/>
      </w:r>
      <w:r>
        <w:rPr>
          <w:i/>
          <w:color w:val="4A5568"/>
          <w:sz w:val="18"/>
        </w:rPr>
        <w:t xml:space="preserve"> &gt;)</w:t>
      </w:r>
    </w:p>
    <w:p w14:paraId="3CE348E8" w14:textId="77777777" w:rsidR="004864F0" w:rsidRDefault="00E936A4" w:rsidP="00A95FC8">
      <w:pPr>
        <w:spacing w:before="160" w:after="40"/>
      </w:pPr>
      <w:r>
        <w:rPr>
          <w:noProof/>
        </w:rPr>
        <w:lastRenderedPageBreak/>
        <w:drawing>
          <wp:inline distT="0" distB="0" distL="0" distR="0" wp14:anchorId="3A1357F6" wp14:editId="132247F2">
            <wp:extent cx="5760720" cy="36904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evaluator_cockpit.png"/>
                    <pic:cNvPicPr/>
                  </pic:nvPicPr>
                  <pic:blipFill>
                    <a:blip r:embed="rId17"/>
                    <a:stretch>
                      <a:fillRect/>
                    </a:stretch>
                  </pic:blipFill>
                  <pic:spPr>
                    <a:xfrm>
                      <a:off x="0" y="0"/>
                      <a:ext cx="5760720" cy="3690461"/>
                    </a:xfrm>
                    <a:prstGeom prst="rect">
                      <a:avLst/>
                    </a:prstGeom>
                  </pic:spPr>
                </pic:pic>
              </a:graphicData>
            </a:graphic>
          </wp:inline>
        </w:drawing>
      </w:r>
    </w:p>
    <w:p w14:paraId="7670B02A" w14:textId="77777777" w:rsidR="004864F0" w:rsidRDefault="00E936A4" w:rsidP="00A95FC8">
      <w:pPr>
        <w:spacing w:before="20" w:after="160"/>
      </w:pPr>
      <w:commentRangeStart w:id="16"/>
      <w:r>
        <w:rPr>
          <w:i/>
          <w:color w:val="4A5568"/>
          <w:sz w:val="18"/>
        </w:rPr>
        <w:t>איור 8: שרטוט מסך קוקפיט המאבחן 1:1 עם גישה ישירה לדף המסכם ההשוואתי</w:t>
      </w:r>
      <w:commentRangeEnd w:id="16"/>
      <w:r w:rsidR="006F053D">
        <w:rPr>
          <w:rStyle w:val="CommentReference"/>
          <w:sz w:val="22"/>
          <w:szCs w:val="22"/>
        </w:rPr>
        <w:commentReference w:id="16"/>
      </w:r>
    </w:p>
    <w:p w14:paraId="5C232AD3" w14:textId="77777777" w:rsidR="004864F0" w:rsidRDefault="00E936A4" w:rsidP="00A95FC8">
      <w:pPr>
        <w:spacing w:before="160" w:after="40"/>
      </w:pPr>
      <w:r>
        <w:rPr>
          <w:noProof/>
        </w:rPr>
        <w:drawing>
          <wp:inline distT="0" distB="0" distL="0" distR="0" wp14:anchorId="252EBEA5" wp14:editId="0D548E78">
            <wp:extent cx="5760720" cy="36904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comparative_summary.png"/>
                    <pic:cNvPicPr/>
                  </pic:nvPicPr>
                  <pic:blipFill>
                    <a:blip r:embed="rId18"/>
                    <a:stretch>
                      <a:fillRect/>
                    </a:stretch>
                  </pic:blipFill>
                  <pic:spPr>
                    <a:xfrm>
                      <a:off x="0" y="0"/>
                      <a:ext cx="5760720" cy="3690461"/>
                    </a:xfrm>
                    <a:prstGeom prst="rect">
                      <a:avLst/>
                    </a:prstGeom>
                  </pic:spPr>
                </pic:pic>
              </a:graphicData>
            </a:graphic>
          </wp:inline>
        </w:drawing>
      </w:r>
    </w:p>
    <w:p w14:paraId="4C2ECC53" w14:textId="4BAF268E" w:rsidR="004864F0" w:rsidRDefault="00E936A4" w:rsidP="00A95FC8">
      <w:pPr>
        <w:spacing w:before="20" w:after="160"/>
      </w:pPr>
      <w:commentRangeStart w:id="17"/>
      <w:r>
        <w:rPr>
          <w:i/>
          <w:color w:val="4A5568"/>
          <w:sz w:val="18"/>
        </w:rPr>
        <w:t>איור 9: שרטוט מסך הדף המסכם ההשוואתי בקוקפיט (השוואת מפגש 3 מול זוגות הקצה בימים 1 ו-2 על בסיס נוסחת הציון המשוקלל)</w:t>
      </w:r>
      <w:commentRangeEnd w:id="17"/>
      <w:r w:rsidR="00C70A5E">
        <w:rPr>
          <w:rStyle w:val="CommentReference"/>
          <w:rFonts w:hint="cs"/>
          <w:i/>
          <w:color w:val="4A5568"/>
          <w:sz w:val="18"/>
          <w:szCs w:val="22"/>
        </w:rPr>
        <w:commentReference w:id="17"/>
      </w:r>
      <w:ins w:id="18" w:author="חגית הולנדר(מתי&quot;א רג&quot;ב)" w:date="2026-10-18T01:20:00Z" w16du:dateUtc="2026-10-17T22:20:00Z">
        <w:r w:rsidR="00C70A5E">
          <w:rPr>
            <w:rFonts w:hint="cs"/>
            <w:i/>
            <w:color w:val="4A5568"/>
            <w:sz w:val="18"/>
          </w:rPr>
          <w:t>אי</w:t>
        </w:r>
      </w:ins>
    </w:p>
    <w:p w14:paraId="3A6166AB" w14:textId="77777777" w:rsidR="004864F0" w:rsidRDefault="00E936A4" w:rsidP="00A95FC8">
      <w:pPr>
        <w:spacing w:before="160" w:after="40"/>
        <w:rPr>
          <w:rFonts w:hint="cs"/>
        </w:rPr>
      </w:pPr>
      <w:commentRangeStart w:id="19"/>
      <w:r>
        <w:rPr>
          <w:noProof/>
        </w:rPr>
        <w:lastRenderedPageBreak/>
        <w:drawing>
          <wp:inline distT="0" distB="0" distL="0" distR="0" wp14:anchorId="7FEA52DA" wp14:editId="5B797D6A">
            <wp:extent cx="5760720" cy="37307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multistudent_cockpit.png"/>
                    <pic:cNvPicPr/>
                  </pic:nvPicPr>
                  <pic:blipFill>
                    <a:blip r:embed="rId19"/>
                    <a:stretch>
                      <a:fillRect/>
                    </a:stretch>
                  </pic:blipFill>
                  <pic:spPr>
                    <a:xfrm>
                      <a:off x="0" y="0"/>
                      <a:ext cx="5760720" cy="3730752"/>
                    </a:xfrm>
                    <a:prstGeom prst="rect">
                      <a:avLst/>
                    </a:prstGeom>
                  </pic:spPr>
                </pic:pic>
              </a:graphicData>
            </a:graphic>
          </wp:inline>
        </w:drawing>
      </w:r>
      <w:commentRangeEnd w:id="19"/>
      <w:r w:rsidR="00217BF3">
        <w:rPr>
          <w:rStyle w:val="CommentReference"/>
          <w:rFonts w:hint="cs"/>
          <w:sz w:val="22"/>
          <w:szCs w:val="22"/>
        </w:rPr>
        <w:commentReference w:id="19"/>
      </w:r>
    </w:p>
    <w:p w14:paraId="45AC71C8" w14:textId="77777777" w:rsidR="004864F0" w:rsidRDefault="00E936A4" w:rsidP="00A95FC8">
      <w:pPr>
        <w:spacing w:before="20" w:after="160"/>
      </w:pPr>
      <w:commentRangeStart w:id="20"/>
      <w:r>
        <w:rPr>
          <w:i/>
          <w:color w:val="4A5568"/>
          <w:sz w:val="18"/>
        </w:rPr>
        <w:t>איור 10: שרטוט מסך קוקפיט כיתתי עם חלון וידאו חי מכפתור [SHOW VIDEO]</w:t>
      </w:r>
      <w:commentRangeEnd w:id="20"/>
      <w:r w:rsidR="00FA317A">
        <w:rPr>
          <w:rStyle w:val="CommentReference"/>
          <w:sz w:val="22"/>
          <w:szCs w:val="22"/>
        </w:rPr>
        <w:commentReference w:id="20"/>
      </w:r>
    </w:p>
    <w:p w14:paraId="0395E053" w14:textId="77777777" w:rsidR="004864F0" w:rsidRDefault="00E936A4" w:rsidP="00A95FC8">
      <w:pPr>
        <w:spacing w:before="280" w:after="80"/>
      </w:pPr>
      <w:r>
        <w:rPr>
          <w:b/>
          <w:color w:val="1A365D"/>
          <w:sz w:val="28"/>
        </w:rPr>
        <w:t>7. ציוד שדה, עטים מועדפים, דוגמת מחברת ומערך מצלמות IP</w:t>
      </w:r>
    </w:p>
    <w:p w14:paraId="27CB7B63" w14:textId="77777777" w:rsidR="004864F0" w:rsidRDefault="00E936A4" w:rsidP="00A95FC8">
      <w:pPr>
        <w:spacing w:before="160" w:after="40"/>
      </w:pPr>
      <w:r>
        <w:rPr>
          <w:noProof/>
        </w:rPr>
        <w:drawing>
          <wp:inline distT="0" distB="0" distL="0" distR="0" wp14:anchorId="5ECD2E09" wp14:editId="006C0A02">
            <wp:extent cx="3840480" cy="44934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T - Desktop Video Camera recording the ILT session 1.jpg"/>
                    <pic:cNvPicPr/>
                  </pic:nvPicPr>
                  <pic:blipFill>
                    <a:blip r:embed="rId20"/>
                    <a:stretch>
                      <a:fillRect/>
                    </a:stretch>
                  </pic:blipFill>
                  <pic:spPr>
                    <a:xfrm>
                      <a:off x="0" y="0"/>
                      <a:ext cx="3840480" cy="4493432"/>
                    </a:xfrm>
                    <a:prstGeom prst="rect">
                      <a:avLst/>
                    </a:prstGeom>
                  </pic:spPr>
                </pic:pic>
              </a:graphicData>
            </a:graphic>
          </wp:inline>
        </w:drawing>
      </w:r>
    </w:p>
    <w:p w14:paraId="44495763" w14:textId="77777777" w:rsidR="004864F0" w:rsidRDefault="00E936A4" w:rsidP="00A95FC8">
      <w:pPr>
        <w:spacing w:before="20" w:after="160"/>
      </w:pPr>
      <w:r>
        <w:rPr>
          <w:i/>
          <w:color w:val="4A5568"/>
          <w:sz w:val="18"/>
        </w:rPr>
        <w:t xml:space="preserve">איור 11: </w:t>
      </w:r>
      <w:commentRangeStart w:id="21"/>
      <w:r>
        <w:rPr>
          <w:i/>
          <w:color w:val="4A5568"/>
          <w:sz w:val="18"/>
        </w:rPr>
        <w:t>מצלמת IP אלחוטית Sricam SP006 מוצבת על שולחן האבחון (שולחן וידיים בלבד)</w:t>
      </w:r>
      <w:commentRangeEnd w:id="21"/>
      <w:r w:rsidR="00FA317A">
        <w:rPr>
          <w:rStyle w:val="CommentReference"/>
          <w:sz w:val="22"/>
          <w:szCs w:val="22"/>
        </w:rPr>
        <w:commentReference w:id="21"/>
      </w:r>
    </w:p>
    <w:p w14:paraId="4CAA4350" w14:textId="77777777" w:rsidR="004864F0" w:rsidRDefault="00E936A4" w:rsidP="00A95FC8">
      <w:pPr>
        <w:spacing w:before="160" w:after="40"/>
      </w:pPr>
      <w:r>
        <w:rPr>
          <w:noProof/>
        </w:rPr>
        <w:lastRenderedPageBreak/>
        <w:drawing>
          <wp:inline distT="0" distB="0" distL="0" distR="0" wp14:anchorId="4BC89012" wp14:editId="684BD5DC">
            <wp:extent cx="5029200" cy="30708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T - Camera Mgmt System.jpg"/>
                    <pic:cNvPicPr/>
                  </pic:nvPicPr>
                  <pic:blipFill>
                    <a:blip r:embed="rId21"/>
                    <a:stretch>
                      <a:fillRect/>
                    </a:stretch>
                  </pic:blipFill>
                  <pic:spPr>
                    <a:xfrm>
                      <a:off x="0" y="0"/>
                      <a:ext cx="5029200" cy="3070825"/>
                    </a:xfrm>
                    <a:prstGeom prst="rect">
                      <a:avLst/>
                    </a:prstGeom>
                  </pic:spPr>
                </pic:pic>
              </a:graphicData>
            </a:graphic>
          </wp:inline>
        </w:drawing>
      </w:r>
    </w:p>
    <w:p w14:paraId="3AE51F71" w14:textId="77777777" w:rsidR="004864F0" w:rsidRDefault="00E936A4" w:rsidP="00A95FC8">
      <w:pPr>
        <w:spacing w:before="20" w:after="160"/>
      </w:pPr>
      <w:r>
        <w:rPr>
          <w:i/>
          <w:color w:val="4A5568"/>
          <w:sz w:val="18"/>
        </w:rPr>
        <w:t>איור 12: מערכת ניהול מצלמות CMS המציגה פיקוח מקבילי על 6 עמדות אבחון בכיתה</w:t>
      </w:r>
    </w:p>
    <w:p w14:paraId="02F4018E" w14:textId="77777777" w:rsidR="004864F0" w:rsidRDefault="00E936A4" w:rsidP="00A95FC8">
      <w:pPr>
        <w:spacing w:before="160" w:after="40"/>
      </w:pPr>
      <w:commentRangeStart w:id="22"/>
      <w:r>
        <w:rPr>
          <w:noProof/>
        </w:rPr>
        <w:drawing>
          <wp:inline distT="0" distB="0" distL="0" distR="0" wp14:anchorId="40583DA0" wp14:editId="144101C3">
            <wp:extent cx="3657600" cy="427800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T - Notebook page sample.jpg"/>
                    <pic:cNvPicPr/>
                  </pic:nvPicPr>
                  <pic:blipFill>
                    <a:blip r:embed="rId22"/>
                    <a:stretch>
                      <a:fillRect/>
                    </a:stretch>
                  </pic:blipFill>
                  <pic:spPr>
                    <a:xfrm>
                      <a:off x="0" y="0"/>
                      <a:ext cx="3657600" cy="4278004"/>
                    </a:xfrm>
                    <a:prstGeom prst="rect">
                      <a:avLst/>
                    </a:prstGeom>
                  </pic:spPr>
                </pic:pic>
              </a:graphicData>
            </a:graphic>
          </wp:inline>
        </w:drawing>
      </w:r>
      <w:commentRangeEnd w:id="22"/>
      <w:r w:rsidR="00FE35F7">
        <w:rPr>
          <w:rStyle w:val="CommentReference"/>
          <w:sz w:val="22"/>
          <w:szCs w:val="22"/>
        </w:rPr>
        <w:commentReference w:id="22"/>
      </w:r>
    </w:p>
    <w:p w14:paraId="65EC4D58" w14:textId="77777777" w:rsidR="004864F0" w:rsidRDefault="00E936A4" w:rsidP="00A95FC8">
      <w:pPr>
        <w:spacing w:before="20" w:after="160"/>
      </w:pPr>
      <w:r>
        <w:rPr>
          <w:i/>
          <w:color w:val="4A5568"/>
          <w:sz w:val="18"/>
        </w:rPr>
        <w:t>איור 13: דוגמת תבנית דף מחברת שורות מתוך המחקר המקורי (3 שורות x 5 אותיות מומצאות בצורת &gt;)</w:t>
      </w:r>
    </w:p>
    <w:p w14:paraId="356021FB" w14:textId="77777777" w:rsidR="004864F0" w:rsidRDefault="00E936A4" w:rsidP="00A95FC8">
      <w:pPr>
        <w:spacing w:before="160" w:after="40"/>
      </w:pPr>
      <w:r>
        <w:rPr>
          <w:noProof/>
        </w:rPr>
        <w:lastRenderedPageBreak/>
        <w:drawing>
          <wp:inline distT="0" distB="0" distL="0" distR="0" wp14:anchorId="1CED5921" wp14:editId="5880FECF">
            <wp:extent cx="3474720" cy="571958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T - Prefered Pens for the testes.png"/>
                    <pic:cNvPicPr/>
                  </pic:nvPicPr>
                  <pic:blipFill>
                    <a:blip r:embed="rId23"/>
                    <a:stretch>
                      <a:fillRect/>
                    </a:stretch>
                  </pic:blipFill>
                  <pic:spPr>
                    <a:xfrm>
                      <a:off x="0" y="0"/>
                      <a:ext cx="3474720" cy="5719581"/>
                    </a:xfrm>
                    <a:prstGeom prst="rect">
                      <a:avLst/>
                    </a:prstGeom>
                  </pic:spPr>
                </pic:pic>
              </a:graphicData>
            </a:graphic>
          </wp:inline>
        </w:drawing>
      </w:r>
    </w:p>
    <w:p w14:paraId="44047213" w14:textId="77777777" w:rsidR="004864F0" w:rsidRDefault="00E936A4" w:rsidP="00A95FC8">
      <w:pPr>
        <w:spacing w:before="20" w:after="160"/>
      </w:pPr>
      <w:r>
        <w:rPr>
          <w:i/>
          <w:color w:val="4A5568"/>
          <w:sz w:val="18"/>
        </w:rPr>
        <w:t>איור 14: עטי EMR מועדפים: Dr. Grip Digital for Wacom ו-STAEDTLER Noris digital jumbo</w:t>
      </w:r>
    </w:p>
    <w:p w14:paraId="79991F36" w14:textId="77777777" w:rsidR="004864F0" w:rsidRDefault="00E936A4" w:rsidP="00A95FC8">
      <w:pPr>
        <w:spacing w:before="280" w:after="80"/>
      </w:pPr>
      <w:r>
        <w:rPr>
          <w:b/>
          <w:color w:val="1A365D"/>
          <w:sz w:val="28"/>
        </w:rPr>
        <w:t>8. מודל חישוב שגיאות, מדדים קינמטיים ונוסחת הציון המשוקלל</w:t>
      </w:r>
    </w:p>
    <w:p w14:paraId="024F526E" w14:textId="77777777" w:rsidR="004864F0" w:rsidRDefault="00E936A4" w:rsidP="00A95FC8">
      <w:pPr>
        <w:spacing w:before="30" w:after="50"/>
        <w:ind w:right="360"/>
      </w:pPr>
      <w:r>
        <w:rPr>
          <w:b/>
          <w:color w:val="2B6CB0"/>
          <w:sz w:val="20"/>
        </w:rPr>
        <w:t xml:space="preserve">• </w:t>
      </w:r>
      <w:r>
        <w:rPr>
          <w:b/>
          <w:color w:val="1A365D"/>
          <w:sz w:val="20"/>
        </w:rPr>
        <w:t xml:space="preserve">בדיקת תקינות משקולות (Sum = 100%): </w:t>
      </w:r>
      <w:r>
        <w:rPr>
          <w:color w:val="2D3748"/>
          <w:sz w:val="20"/>
        </w:rPr>
        <w:t>המערכת אוכפת במסך המנהלן בדיקה מתמטית קשיחה שסכום אחוזי המשקולות של שלושת המדדים שווה בדיוק ל-100% טרם שמירה.</w:t>
      </w:r>
    </w:p>
    <w:p w14:paraId="381A0A85" w14:textId="77777777" w:rsidR="004864F0" w:rsidRDefault="00E936A4" w:rsidP="00A95FC8">
      <w:pPr>
        <w:spacing w:before="30" w:after="50"/>
        <w:ind w:right="360"/>
      </w:pPr>
      <w:r>
        <w:rPr>
          <w:b/>
          <w:color w:val="2B6CB0"/>
          <w:sz w:val="20"/>
        </w:rPr>
        <w:t xml:space="preserve">• </w:t>
      </w:r>
      <w:r>
        <w:rPr>
          <w:b/>
          <w:color w:val="1A365D"/>
          <w:sz w:val="20"/>
        </w:rPr>
        <w:t xml:space="preserve">אלגוריתם הדיוק לשורה 3 בתוכנית ההתערבות: </w:t>
      </w:r>
      <w:r>
        <w:rPr>
          <w:color w:val="2D3748"/>
          <w:sz w:val="20"/>
        </w:rPr>
        <w:t>משקלל דמיון צורני DTW, שלמות טופולוגית והרמות יד, ועמידה בפרופורציות שורה, ומפיק ציון 0–100% אובייקטיבי.</w:t>
      </w:r>
    </w:p>
    <w:sectPr w:rsidR="004864F0" w:rsidSect="00034616">
      <w:pgSz w:w="11909" w:h="16834"/>
      <w:pgMar w:top="1080" w:right="1080" w:bottom="1080" w:left="1080" w:header="720" w:footer="720" w:gutter="0"/>
      <w:cols w:space="720"/>
      <w:bidi/>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aki Grossman" w:date="2026-10-18T17:24:00Z" w:initials="YG">
    <w:p w14:paraId="24833476" w14:textId="77777777" w:rsidR="00F21D56" w:rsidRDefault="00F21D56" w:rsidP="00F21D56">
      <w:pPr>
        <w:pStyle w:val="CommentText"/>
        <w:bidi w:val="0"/>
      </w:pPr>
      <w:r>
        <w:rPr>
          <w:rStyle w:val="CommentReference"/>
        </w:rPr>
        <w:annotationRef/>
      </w:r>
      <w:r>
        <w:t>** המערכת תאפשר אינטגרציה עם מצלמות ומערכות צילום וידאו מדגמים שונים ככל שידרשו כאלה בעתיד</w:t>
      </w:r>
    </w:p>
  </w:comment>
  <w:comment w:id="7" w:author="חגית הולנדר(מתי&quot;א רג&quot;ב)" w:date="2026-10-18T00:56:00Z" w:initials="חה">
    <w:p w14:paraId="5FE2303B" w14:textId="77777777" w:rsidR="00053835" w:rsidRDefault="00053835" w:rsidP="00053835">
      <w:pPr>
        <w:pStyle w:val="CommentText"/>
        <w:jc w:val="right"/>
      </w:pPr>
      <w:r>
        <w:rPr>
          <w:rStyle w:val="CommentReference"/>
        </w:rPr>
        <w:annotationRef/>
      </w:r>
      <w:r>
        <w:t xml:space="preserve">בדוגמא ששלחת האם צריך לכתוב לך את כל התיקונים ? </w:t>
      </w:r>
      <w:r>
        <w:rPr>
          <w:rtl w:val="0"/>
        </w:rPr>
        <w:t>Bet</w:t>
      </w:r>
      <w:r>
        <w:t xml:space="preserve">  במקום  </w:t>
      </w:r>
      <w:r>
        <w:rPr>
          <w:rtl w:val="0"/>
        </w:rPr>
        <w:t>Bayit</w:t>
      </w:r>
      <w:r>
        <w:t xml:space="preserve">  לדוגמא. </w:t>
      </w:r>
    </w:p>
  </w:comment>
  <w:comment w:id="8" w:author="חגית הולנדר(מתי&quot;א רג&quot;ב)" w:date="2026-10-18T00:59:00Z" w:initials="חה">
    <w:p w14:paraId="66677323" w14:textId="77777777" w:rsidR="00817F96" w:rsidRDefault="00817F96" w:rsidP="00817F96">
      <w:pPr>
        <w:pStyle w:val="CommentText"/>
        <w:jc w:val="right"/>
        <w:rPr>
          <w:rFonts w:hint="cs"/>
        </w:rPr>
      </w:pPr>
      <w:r>
        <w:rPr>
          <w:rStyle w:val="CommentReference"/>
        </w:rPr>
        <w:annotationRef/>
      </w:r>
      <w:r>
        <w:t xml:space="preserve">מעולה. זה יתן לנו אפשרות להתאים את הקצב . הבעיה היא שאם עושים מחקר זמן ההשהיה כדאי שיהיה אחיד. אז אולי להקשות על שינוי הזמן בעזרת קוד או אישור מנהל  המחקר. בהמשך זה לא משנה... </w:t>
      </w:r>
    </w:p>
  </w:comment>
  <w:comment w:id="9" w:author="Yaki Grossman" w:date="2026-10-18T17:32:00Z" w:initials="YG">
    <w:p w14:paraId="611983E8" w14:textId="77777777" w:rsidR="00A23696" w:rsidRDefault="00A23696" w:rsidP="00A23696">
      <w:pPr>
        <w:pStyle w:val="CommentText"/>
        <w:bidi w:val="0"/>
      </w:pPr>
      <w:r>
        <w:rPr>
          <w:rStyle w:val="CommentReference"/>
        </w:rPr>
        <w:annotationRef/>
      </w:r>
      <w:r>
        <w:t xml:space="preserve">** יש לקבוע בנוהלי השימוש במערכת ששינוי ערכי </w:t>
      </w:r>
      <w:r>
        <w:rPr>
          <w:rtl w:val="0"/>
        </w:rPr>
        <w:t>timeout</w:t>
      </w:r>
      <w:r>
        <w:t xml:space="preserve"> באישור מנהל המחקר ולהוסיף הערה כ </w:t>
      </w:r>
      <w:r>
        <w:rPr>
          <w:rtl w:val="0"/>
        </w:rPr>
        <w:t>tooltip</w:t>
      </w:r>
      <w:r>
        <w:t xml:space="preserve"> במסמך המנהלן</w:t>
      </w:r>
    </w:p>
  </w:comment>
  <w:comment w:id="10" w:author="חגית הולנדר(מתי&quot;א רג&quot;ב)" w:date="2026-10-18T01:01:00Z" w:initials="חה">
    <w:p w14:paraId="6E95EC02" w14:textId="77777777" w:rsidR="000B715E" w:rsidRDefault="000B715E" w:rsidP="000B715E">
      <w:pPr>
        <w:pStyle w:val="CommentText"/>
        <w:jc w:val="right"/>
      </w:pPr>
      <w:r>
        <w:rPr>
          <w:rStyle w:val="CommentReference"/>
        </w:rPr>
        <w:annotationRef/>
      </w:r>
      <w:r>
        <w:t xml:space="preserve">אסתי לא ענתה לגבי השקלול... הציעה להשאיר כל ציון בנפרד. ולא בטוח שנעשה </w:t>
      </w:r>
      <w:r>
        <w:rPr>
          <w:rtl w:val="0"/>
        </w:rPr>
        <w:t>Z</w:t>
      </w:r>
      <w:r>
        <w:t xml:space="preserve">. </w:t>
      </w:r>
    </w:p>
  </w:comment>
  <w:comment w:id="11" w:author="חגית הולנדר(מתי&quot;א רג&quot;ב)" w:date="2026-10-18T01:15:00Z" w:initials="חה">
    <w:p w14:paraId="7F267340" w14:textId="77777777" w:rsidR="0061603E" w:rsidRDefault="0061603E" w:rsidP="0061603E">
      <w:pPr>
        <w:pStyle w:val="CommentText"/>
        <w:jc w:val="right"/>
        <w:rPr>
          <w:rFonts w:hint="cs"/>
        </w:rPr>
      </w:pPr>
      <w:r>
        <w:rPr>
          <w:rStyle w:val="CommentReference"/>
        </w:rPr>
        <w:annotationRef/>
      </w:r>
      <w:r>
        <w:t xml:space="preserve">שתי שאלות קצרות : האם אפשר להכניס אפשרות לתבניות מחברת נוספות? כלומר לבחור מתוך כמה אופציות? לצורך העניין לבקש תבנית מחברת 10 שורות, 14 שורות , שורה 1 ? זה יאפשר בהמשך עבודה עם ילדים מבוגרים יותר. והשאלה\ בקשה השנייה להוסיף את האפשרות לכיתות היסודי מבלי להגביל לעד ג' כי שנוכל בהמשך לעבוד עם ילדים גדולים יותר במקביל לפיתוח ההקלדה שלהם. </w:t>
      </w:r>
    </w:p>
  </w:comment>
  <w:comment w:id="12" w:author="חגית הולנדר(מתי&quot;א רג&quot;ב)" w:date="2026-10-18T01:17:00Z" w:initials="חה">
    <w:p w14:paraId="7A7DFBF3" w14:textId="77777777" w:rsidR="006F053D" w:rsidRDefault="006F053D" w:rsidP="006F053D">
      <w:pPr>
        <w:pStyle w:val="CommentText"/>
        <w:jc w:val="right"/>
      </w:pPr>
      <w:r>
        <w:rPr>
          <w:rStyle w:val="CommentReference"/>
        </w:rPr>
        <w:annotationRef/>
      </w:r>
      <w:r>
        <w:t>חוץ מזה נראה מעולה!!</w:t>
      </w:r>
    </w:p>
  </w:comment>
  <w:comment w:id="13" w:author="חגית הולנדר(מתי&quot;א רג&quot;ב)" w:date="2026-10-18T01:18:00Z" w:initials="חה">
    <w:p w14:paraId="5D9D9988" w14:textId="77777777" w:rsidR="006F053D" w:rsidRDefault="006F053D" w:rsidP="006F053D">
      <w:pPr>
        <w:pStyle w:val="CommentText"/>
        <w:jc w:val="right"/>
      </w:pPr>
      <w:r>
        <w:rPr>
          <w:rStyle w:val="CommentReference"/>
        </w:rPr>
        <w:annotationRef/>
      </w:r>
      <w:r>
        <w:t xml:space="preserve">שאלה נוספת האם אפשר להמשיך לעבוד עם הטאבלט אם הוא בהטענה תוך כדי? (לגבי נושא הסוללה אני שואלת) או שכדאי שיהיה מנותק בזמן העבודה. </w:t>
      </w:r>
    </w:p>
  </w:comment>
  <w:comment w:id="14" w:author="Yaki Grossman" w:date="2026-10-18T17:06:00Z" w:initials="YG">
    <w:p w14:paraId="744F8D2F" w14:textId="77777777" w:rsidR="00FE3E76" w:rsidRDefault="00FE3E76" w:rsidP="00FE3E76">
      <w:pPr>
        <w:pStyle w:val="CommentText"/>
        <w:bidi w:val="0"/>
        <w:rPr>
          <w:rtl w:val="0"/>
        </w:rPr>
      </w:pPr>
      <w:r>
        <w:rPr>
          <w:rStyle w:val="CommentReference"/>
        </w:rPr>
        <w:annotationRef/>
      </w:r>
      <w:r>
        <w:t>** המערכת תאפשר ליצור מספר בלתי מוגבל של תבניות ולהגדיר את חוקי הכתיבה עבור כל תבנית (הגדרת מצבי שגיאה)</w:t>
      </w:r>
    </w:p>
    <w:p w14:paraId="36781B38" w14:textId="77777777" w:rsidR="00FE3E76" w:rsidRDefault="00FE3E76" w:rsidP="00FE3E76">
      <w:pPr>
        <w:pStyle w:val="CommentText"/>
        <w:bidi w:val="0"/>
      </w:pPr>
      <w:r>
        <w:t>** אפשר להמשיך לעבוד עם הטאבלט גם כאשר הוא בטעינה</w:t>
      </w:r>
    </w:p>
  </w:comment>
  <w:comment w:id="15" w:author="חגית הולנדר(מתי&quot;א רג&quot;ב)" w:date="2026-10-18T01:19:00Z" w:initials="חה">
    <w:p w14:paraId="17634368" w14:textId="77777777" w:rsidR="006F053D" w:rsidRDefault="006F053D" w:rsidP="006F053D">
      <w:pPr>
        <w:pStyle w:val="CommentText"/>
        <w:jc w:val="right"/>
      </w:pPr>
      <w:r>
        <w:rPr>
          <w:rStyle w:val="CommentReference"/>
        </w:rPr>
        <w:annotationRef/>
      </w:r>
      <w:r>
        <w:t xml:space="preserve">מתזכרת לשנות את האופציות של ציור המחברת. כרגע דוגמא נשארה כמו בגרסת המסמך הקודמת. </w:t>
      </w:r>
    </w:p>
  </w:comment>
  <w:comment w:id="16" w:author="חגית הולנדר(מתי&quot;א רג&quot;ב)" w:date="2026-10-18T01:19:00Z" w:initials="חה">
    <w:p w14:paraId="6855884D" w14:textId="77777777" w:rsidR="006F053D" w:rsidRDefault="006F053D" w:rsidP="006F053D">
      <w:pPr>
        <w:pStyle w:val="CommentText"/>
        <w:jc w:val="right"/>
      </w:pPr>
      <w:r>
        <w:rPr>
          <w:rStyle w:val="CommentReference"/>
        </w:rPr>
        <w:annotationRef/>
      </w:r>
      <w:r>
        <w:t>מושלם</w:t>
      </w:r>
    </w:p>
  </w:comment>
  <w:comment w:id="17" w:author="חגית הולנדר(מתי&quot;א רג&quot;ב)" w:date="2026-10-18T01:21:00Z" w:initials="חה">
    <w:p w14:paraId="7F86063E" w14:textId="77777777" w:rsidR="00C70A5E" w:rsidRDefault="00C70A5E" w:rsidP="00C70A5E">
      <w:pPr>
        <w:pStyle w:val="CommentText"/>
        <w:jc w:val="right"/>
      </w:pPr>
      <w:r>
        <w:rPr>
          <w:rStyle w:val="CommentReference"/>
        </w:rPr>
        <w:annotationRef/>
      </w:r>
      <w:r>
        <w:t xml:space="preserve">כרגע אין נוסחת שקלול... לא יודעת מה לעשות בנדון. נהיה חכמים יותר אחרי שאסתי תתן את חוות דעתה בנדון. בקשתה היא להשאיר 3 ציונים ולא ליצור ציון אחד. אבל אני אשאל שוב. </w:t>
      </w:r>
    </w:p>
  </w:comment>
  <w:comment w:id="19" w:author="Yaki Grossman" w:date="2026-10-18T17:09:00Z" w:initials="YG">
    <w:p w14:paraId="6777BDFC" w14:textId="77777777" w:rsidR="00217BF3" w:rsidRDefault="00217BF3" w:rsidP="00217BF3">
      <w:pPr>
        <w:pStyle w:val="CommentText"/>
        <w:bidi w:val="0"/>
      </w:pPr>
      <w:r>
        <w:rPr>
          <w:rStyle w:val="CommentReference"/>
        </w:rPr>
        <w:annotationRef/>
      </w:r>
      <w:r>
        <w:t xml:space="preserve">** יש לתקן את האיור - במקום </w:t>
      </w:r>
      <w:r>
        <w:rPr>
          <w:rtl w:val="0"/>
        </w:rPr>
        <w:t>CONSOLIDATION</w:t>
      </w:r>
      <w:r>
        <w:t xml:space="preserve"> צריך להיות </w:t>
      </w:r>
      <w:r>
        <w:rPr>
          <w:rtl w:val="0"/>
        </w:rPr>
        <w:t>IN</w:t>
      </w:r>
      <w:r>
        <w:t xml:space="preserve"> </w:t>
      </w:r>
      <w:r>
        <w:rPr>
          <w:rtl w:val="0"/>
        </w:rPr>
        <w:t>TRANSITION</w:t>
      </w:r>
    </w:p>
  </w:comment>
  <w:comment w:id="20" w:author="חגית הולנדר(מתי&quot;א רג&quot;ב)" w:date="2026-10-18T01:22:00Z" w:initials="חה">
    <w:p w14:paraId="46404219" w14:textId="77777777" w:rsidR="00FA317A" w:rsidRDefault="00FA317A" w:rsidP="00FA317A">
      <w:pPr>
        <w:pStyle w:val="CommentText"/>
        <w:jc w:val="right"/>
      </w:pPr>
      <w:r>
        <w:rPr>
          <w:rStyle w:val="CommentReference"/>
        </w:rPr>
        <w:annotationRef/>
      </w:r>
      <w:r>
        <w:t>שים לב שיש עדיין את ההגדרה הקודמת של שלב הקונסוליציה</w:t>
      </w:r>
    </w:p>
  </w:comment>
  <w:comment w:id="21" w:author="חגית הולנדר(מתי&quot;א רג&quot;ב)" w:date="2026-10-18T01:23:00Z" w:initials="חה">
    <w:p w14:paraId="7A8DA8D2" w14:textId="77777777" w:rsidR="00FA317A" w:rsidRDefault="00FA317A" w:rsidP="00FA317A">
      <w:pPr>
        <w:pStyle w:val="CommentText"/>
        <w:jc w:val="right"/>
      </w:pPr>
      <w:r>
        <w:rPr>
          <w:rStyle w:val="CommentReference"/>
        </w:rPr>
        <w:annotationRef/>
      </w:r>
      <w:r>
        <w:t>זוהי טכנולוגיה עתיקה. האם יש אפשרות להוסיף עוד אופציות לצילום? לא בטוחה שנוכל להצמד רק לסוג מסויים של מצלמות. אם הן עדיין קיימות בשוק</w:t>
      </w:r>
    </w:p>
  </w:comment>
  <w:comment w:id="22" w:author="Yaki Grossman" w:date="2026-10-18T17:14:00Z" w:initials="YG">
    <w:p w14:paraId="102CF357" w14:textId="77777777" w:rsidR="00FE35F7" w:rsidRDefault="00FE35F7" w:rsidP="00FE35F7">
      <w:pPr>
        <w:pStyle w:val="CommentText"/>
        <w:bidi w:val="0"/>
      </w:pPr>
      <w:r>
        <w:rPr>
          <w:rStyle w:val="CommentReference"/>
        </w:rPr>
        <w:annotationRef/>
      </w:r>
      <w:r>
        <w:t>*** זאת הדוגמא הנכונה לתבנית המוצגת באיור 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833476" w15:done="0"/>
  <w15:commentEx w15:paraId="5FE2303B" w15:done="0"/>
  <w15:commentEx w15:paraId="66677323" w15:done="0"/>
  <w15:commentEx w15:paraId="611983E8" w15:paraIdParent="66677323" w15:done="0"/>
  <w15:commentEx w15:paraId="6E95EC02" w15:done="0"/>
  <w15:commentEx w15:paraId="7F267340" w15:done="0"/>
  <w15:commentEx w15:paraId="7A7DFBF3" w15:paraIdParent="7F267340" w15:done="0"/>
  <w15:commentEx w15:paraId="5D9D9988" w15:paraIdParent="7F267340" w15:done="0"/>
  <w15:commentEx w15:paraId="36781B38" w15:paraIdParent="7F267340" w15:done="0"/>
  <w15:commentEx w15:paraId="17634368" w15:done="0"/>
  <w15:commentEx w15:paraId="6855884D" w15:done="0"/>
  <w15:commentEx w15:paraId="7F86063E" w15:done="0"/>
  <w15:commentEx w15:paraId="6777BDFC" w15:done="0"/>
  <w15:commentEx w15:paraId="46404219" w15:done="0"/>
  <w15:commentEx w15:paraId="7A8DA8D2" w15:done="0"/>
  <w15:commentEx w15:paraId="102CF3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1D0ACD" w16cex:dateUtc="2026-10-18T14:24:00Z"/>
  <w16cex:commentExtensible w16cex:durableId="70E28C7F" w16cex:dateUtc="2026-10-17T21:56:00Z"/>
  <w16cex:commentExtensible w16cex:durableId="4AF9698E" w16cex:dateUtc="2026-10-17T21:59:00Z"/>
  <w16cex:commentExtensible w16cex:durableId="05001593" w16cex:dateUtc="2026-10-18T14:32:00Z"/>
  <w16cex:commentExtensible w16cex:durableId="71C828D6" w16cex:dateUtc="2026-10-17T22:01:00Z"/>
  <w16cex:commentExtensible w16cex:durableId="39A0D8D8" w16cex:dateUtc="2026-10-17T22:15:00Z"/>
  <w16cex:commentExtensible w16cex:durableId="6BBBFB2F" w16cex:dateUtc="2026-10-17T22:17:00Z"/>
  <w16cex:commentExtensible w16cex:durableId="5C9F2FB2" w16cex:dateUtc="2026-10-17T22:18:00Z"/>
  <w16cex:commentExtensible w16cex:durableId="05F45D1A" w16cex:dateUtc="2026-10-18T14:06:00Z"/>
  <w16cex:commentExtensible w16cex:durableId="674C5EF7" w16cex:dateUtc="2026-10-17T22:19:00Z"/>
  <w16cex:commentExtensible w16cex:durableId="5A151FDB" w16cex:dateUtc="2026-10-17T22:19:00Z"/>
  <w16cex:commentExtensible w16cex:durableId="5001D264" w16cex:dateUtc="2026-10-17T22:21:00Z"/>
  <w16cex:commentExtensible w16cex:durableId="2769CB56" w16cex:dateUtc="2026-10-18T14:09:00Z"/>
  <w16cex:commentExtensible w16cex:durableId="43E9FF1E" w16cex:dateUtc="2026-10-17T22:22:00Z"/>
  <w16cex:commentExtensible w16cex:durableId="16502E07" w16cex:dateUtc="2026-10-17T22:23:00Z"/>
  <w16cex:commentExtensible w16cex:durableId="6077CE12" w16cex:dateUtc="2026-10-18T14: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833476" w16cid:durableId="711D0ACD"/>
  <w16cid:commentId w16cid:paraId="5FE2303B" w16cid:durableId="70E28C7F"/>
  <w16cid:commentId w16cid:paraId="66677323" w16cid:durableId="4AF9698E"/>
  <w16cid:commentId w16cid:paraId="611983E8" w16cid:durableId="05001593"/>
  <w16cid:commentId w16cid:paraId="6E95EC02" w16cid:durableId="71C828D6"/>
  <w16cid:commentId w16cid:paraId="7F267340" w16cid:durableId="39A0D8D8"/>
  <w16cid:commentId w16cid:paraId="7A7DFBF3" w16cid:durableId="6BBBFB2F"/>
  <w16cid:commentId w16cid:paraId="5D9D9988" w16cid:durableId="5C9F2FB2"/>
  <w16cid:commentId w16cid:paraId="36781B38" w16cid:durableId="05F45D1A"/>
  <w16cid:commentId w16cid:paraId="17634368" w16cid:durableId="674C5EF7"/>
  <w16cid:commentId w16cid:paraId="6855884D" w16cid:durableId="5A151FDB"/>
  <w16cid:commentId w16cid:paraId="7F86063E" w16cid:durableId="5001D264"/>
  <w16cid:commentId w16cid:paraId="6777BDFC" w16cid:durableId="2769CB56"/>
  <w16cid:commentId w16cid:paraId="46404219" w16cid:durableId="43E9FF1E"/>
  <w16cid:commentId w16cid:paraId="7A8DA8D2" w16cid:durableId="16502E07"/>
  <w16cid:commentId w16cid:paraId="102CF357" w16cid:durableId="6077CE1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6612082">
    <w:abstractNumId w:val="8"/>
  </w:num>
  <w:num w:numId="2" w16cid:durableId="709376445">
    <w:abstractNumId w:val="6"/>
  </w:num>
  <w:num w:numId="3" w16cid:durableId="1280994430">
    <w:abstractNumId w:val="5"/>
  </w:num>
  <w:num w:numId="4" w16cid:durableId="999505402">
    <w:abstractNumId w:val="4"/>
  </w:num>
  <w:num w:numId="5" w16cid:durableId="494033071">
    <w:abstractNumId w:val="7"/>
  </w:num>
  <w:num w:numId="6" w16cid:durableId="399599623">
    <w:abstractNumId w:val="3"/>
  </w:num>
  <w:num w:numId="7" w16cid:durableId="600339538">
    <w:abstractNumId w:val="2"/>
  </w:num>
  <w:num w:numId="8" w16cid:durableId="1916548742">
    <w:abstractNumId w:val="1"/>
  </w:num>
  <w:num w:numId="9" w16cid:durableId="71952289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ki Grossman">
    <w15:presenceInfo w15:providerId="Windows Live" w15:userId="882daf502b62e29f"/>
  </w15:person>
  <w15:person w15:author="חגית הולנדר(מתי&quot;א רג&quot;ב)">
    <w15:presenceInfo w15:providerId="AD" w15:userId="S::Chagit.Hollander@matya365.org.il::00b40488-721c-455f-bc3d-638b35b5ce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835"/>
    <w:rsid w:val="0006063C"/>
    <w:rsid w:val="000B715E"/>
    <w:rsid w:val="0015074B"/>
    <w:rsid w:val="00217BF3"/>
    <w:rsid w:val="0029639D"/>
    <w:rsid w:val="00326F90"/>
    <w:rsid w:val="004707DD"/>
    <w:rsid w:val="004864F0"/>
    <w:rsid w:val="00513C8A"/>
    <w:rsid w:val="0061603E"/>
    <w:rsid w:val="006F053D"/>
    <w:rsid w:val="00731EDC"/>
    <w:rsid w:val="00817F96"/>
    <w:rsid w:val="009B044A"/>
    <w:rsid w:val="00A23548"/>
    <w:rsid w:val="00A23696"/>
    <w:rsid w:val="00A6450D"/>
    <w:rsid w:val="00A95FC8"/>
    <w:rsid w:val="00AA1D8D"/>
    <w:rsid w:val="00B47730"/>
    <w:rsid w:val="00B51BD5"/>
    <w:rsid w:val="00BF12F8"/>
    <w:rsid w:val="00C70A5E"/>
    <w:rsid w:val="00CB0664"/>
    <w:rsid w:val="00D24AB1"/>
    <w:rsid w:val="00E936A4"/>
    <w:rsid w:val="00F21D56"/>
    <w:rsid w:val="00FA317A"/>
    <w:rsid w:val="00FC693F"/>
    <w:rsid w:val="00FE35F7"/>
    <w:rsid w:val="00FE3E76"/>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72B6D3"/>
  <w14:defaultImageDpi w14:val="300"/>
  <w15:docId w15:val="{DA3BDC7A-95C3-42E8-9380-4C86AF647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pPr>
    <w:rPr>
      <w:rFonts w:ascii="Arial" w:hAnsi="Arial" w:cs="Arial"/>
      <w:rtl/>
      <w:lang w:bidi="he-I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9B044A"/>
    <w:rPr>
      <w:sz w:val="16"/>
      <w:szCs w:val="16"/>
    </w:rPr>
  </w:style>
  <w:style w:type="paragraph" w:styleId="CommentText">
    <w:name w:val="annotation text"/>
    <w:basedOn w:val="Normal"/>
    <w:link w:val="CommentTextChar"/>
    <w:uiPriority w:val="99"/>
    <w:unhideWhenUsed/>
    <w:rsid w:val="009B044A"/>
    <w:pPr>
      <w:spacing w:line="240" w:lineRule="auto"/>
    </w:pPr>
    <w:rPr>
      <w:sz w:val="20"/>
      <w:szCs w:val="20"/>
    </w:rPr>
  </w:style>
  <w:style w:type="character" w:customStyle="1" w:styleId="CommentTextChar">
    <w:name w:val="Comment Text Char"/>
    <w:basedOn w:val="DefaultParagraphFont"/>
    <w:link w:val="CommentText"/>
    <w:uiPriority w:val="99"/>
    <w:rsid w:val="009B044A"/>
    <w:rPr>
      <w:rFonts w:ascii="Arial" w:hAnsi="Arial" w:cs="Arial"/>
      <w:sz w:val="20"/>
      <w:szCs w:val="20"/>
      <w:lang w:bidi="he-IL"/>
    </w:rPr>
  </w:style>
  <w:style w:type="paragraph" w:styleId="CommentSubject">
    <w:name w:val="annotation subject"/>
    <w:basedOn w:val="CommentText"/>
    <w:next w:val="CommentText"/>
    <w:link w:val="CommentSubjectChar"/>
    <w:uiPriority w:val="99"/>
    <w:semiHidden/>
    <w:unhideWhenUsed/>
    <w:rsid w:val="009B044A"/>
    <w:rPr>
      <w:b/>
      <w:bCs/>
    </w:rPr>
  </w:style>
  <w:style w:type="character" w:customStyle="1" w:styleId="CommentSubjectChar">
    <w:name w:val="Comment Subject Char"/>
    <w:basedOn w:val="CommentTextChar"/>
    <w:link w:val="CommentSubject"/>
    <w:uiPriority w:val="99"/>
    <w:semiHidden/>
    <w:rsid w:val="009B044A"/>
    <w:rPr>
      <w:rFonts w:ascii="Arial" w:hAnsi="Arial" w:cs="Arial"/>
      <w:b/>
      <w:bCs/>
      <w:sz w:val="20"/>
      <w:szCs w:val="20"/>
      <w:lang w:bidi="he-IL"/>
    </w:rPr>
  </w:style>
  <w:style w:type="paragraph" w:styleId="Revision">
    <w:name w:val="Revision"/>
    <w:hidden/>
    <w:uiPriority w:val="99"/>
    <w:semiHidden/>
    <w:rsid w:val="00053835"/>
    <w:pPr>
      <w:spacing w:after="0" w:line="240" w:lineRule="auto"/>
    </w:pPr>
    <w:rPr>
      <w:rFonts w:ascii="Arial" w:hAnsi="Arial" w:cs="Arial"/>
      <w:rtl/>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g"/><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15</Pages>
  <Words>2677</Words>
  <Characters>15260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Yaki Grossman</cp:lastModifiedBy>
  <cp:revision>11</cp:revision>
  <dcterms:created xsi:type="dcterms:W3CDTF">2026-10-17T22:24:00Z</dcterms:created>
  <dcterms:modified xsi:type="dcterms:W3CDTF">2026-10-18T14:32:00Z</dcterms:modified>
  <cp:category/>
</cp:coreProperties>
</file>