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68FE3" w14:textId="77777777" w:rsidR="00E51B32" w:rsidRDefault="00000000" w:rsidP="00D82A06">
      <w:pPr>
        <w:spacing w:before="200" w:after="80"/>
      </w:pPr>
      <w:r>
        <w:rPr>
          <w:b/>
          <w:color w:val="1A365D"/>
          <w:sz w:val="36"/>
        </w:rPr>
        <w:t>מערכת ILT - מסמך הגדרת דרישות תוכנה ומפרט פונקציונלי (FRS / SRS v2.0)</w:t>
      </w:r>
    </w:p>
    <w:p w14:paraId="009AE7DD" w14:textId="77777777" w:rsidR="00E51B32" w:rsidRDefault="00000000" w:rsidP="00D82A06">
      <w:r>
        <w:rPr>
          <w:i/>
          <w:color w:val="4A5568"/>
        </w:rPr>
        <w:t>אפיון דרישות פונקציונליות, שרטוט מסכים (Wireframes), תהליכי עבודה (Workflows), אינטגרציית מצלמות IP ומודל קליני-אלגוריתמי</w:t>
      </w:r>
    </w:p>
    <w:tbl>
      <w:tblPr>
        <w:bidiVisual/>
        <w:tblW w:w="0" w:type="auto"/>
        <w:jc w:val="center"/>
        <w:tblLook w:val="04A0" w:firstRow="1" w:lastRow="0" w:firstColumn="1" w:lastColumn="0" w:noHBand="0" w:noVBand="1"/>
      </w:tblPr>
      <w:tblGrid>
        <w:gridCol w:w="2149"/>
        <w:gridCol w:w="2726"/>
        <w:gridCol w:w="2150"/>
        <w:gridCol w:w="2724"/>
      </w:tblGrid>
      <w:tr w:rsidR="00E51B32" w14:paraId="37C0B611" w14:textId="77777777">
        <w:trPr>
          <w:jc w:val="center"/>
        </w:trPr>
        <w:tc>
          <w:tcPr>
            <w:tcW w:w="2160" w:type="dxa"/>
            <w:shd w:val="clear" w:color="auto" w:fill="2B6CB0"/>
            <w:tcMar>
              <w:top w:w="100" w:type="dxa"/>
              <w:left w:w="100" w:type="dxa"/>
              <w:bottom w:w="100" w:type="dxa"/>
              <w:right w:w="100" w:type="dxa"/>
            </w:tcMar>
          </w:tcPr>
          <w:p w14:paraId="51BDA814" w14:textId="77777777" w:rsidR="00E51B32" w:rsidRDefault="00000000" w:rsidP="00D82A06">
            <w:pPr>
              <w:spacing w:before="40" w:after="40"/>
            </w:pPr>
            <w:r>
              <w:rPr>
                <w:b/>
                <w:color w:val="FFFFFF"/>
                <w:sz w:val="19"/>
              </w:rPr>
              <w:t>פרמטר מסמך</w:t>
            </w:r>
          </w:p>
        </w:tc>
        <w:tc>
          <w:tcPr>
            <w:tcW w:w="2736" w:type="dxa"/>
            <w:shd w:val="clear" w:color="auto" w:fill="2B6CB0"/>
            <w:tcMar>
              <w:top w:w="100" w:type="dxa"/>
              <w:left w:w="100" w:type="dxa"/>
              <w:bottom w:w="100" w:type="dxa"/>
              <w:right w:w="100" w:type="dxa"/>
            </w:tcMar>
          </w:tcPr>
          <w:p w14:paraId="73E5FA34" w14:textId="77777777" w:rsidR="00E51B32" w:rsidRDefault="00000000" w:rsidP="00D82A06">
            <w:pPr>
              <w:spacing w:before="40" w:after="40"/>
            </w:pPr>
            <w:r>
              <w:rPr>
                <w:b/>
                <w:color w:val="FFFFFF"/>
                <w:sz w:val="19"/>
              </w:rPr>
              <w:t>ערך והגדרה</w:t>
            </w:r>
          </w:p>
        </w:tc>
        <w:tc>
          <w:tcPr>
            <w:tcW w:w="2160" w:type="dxa"/>
            <w:shd w:val="clear" w:color="auto" w:fill="2B6CB0"/>
            <w:tcMar>
              <w:top w:w="100" w:type="dxa"/>
              <w:left w:w="100" w:type="dxa"/>
              <w:bottom w:w="100" w:type="dxa"/>
              <w:right w:w="100" w:type="dxa"/>
            </w:tcMar>
          </w:tcPr>
          <w:p w14:paraId="58BC9A9E" w14:textId="77777777" w:rsidR="00E51B32" w:rsidRDefault="00000000" w:rsidP="00D82A06">
            <w:pPr>
              <w:spacing w:before="40" w:after="40"/>
            </w:pPr>
            <w:r>
              <w:rPr>
                <w:b/>
                <w:color w:val="FFFFFF"/>
                <w:sz w:val="19"/>
              </w:rPr>
              <w:t>פרמטר מסמך</w:t>
            </w:r>
          </w:p>
        </w:tc>
        <w:tc>
          <w:tcPr>
            <w:tcW w:w="2736" w:type="dxa"/>
            <w:shd w:val="clear" w:color="auto" w:fill="2B6CB0"/>
            <w:tcMar>
              <w:top w:w="100" w:type="dxa"/>
              <w:left w:w="100" w:type="dxa"/>
              <w:bottom w:w="100" w:type="dxa"/>
              <w:right w:w="100" w:type="dxa"/>
            </w:tcMar>
          </w:tcPr>
          <w:p w14:paraId="568497CF" w14:textId="77777777" w:rsidR="00E51B32" w:rsidRDefault="00000000" w:rsidP="00D82A06">
            <w:pPr>
              <w:spacing w:before="40" w:after="40"/>
            </w:pPr>
            <w:r>
              <w:rPr>
                <w:b/>
                <w:color w:val="FFFFFF"/>
                <w:sz w:val="19"/>
              </w:rPr>
              <w:t>ערך והגדרה</w:t>
            </w:r>
          </w:p>
        </w:tc>
      </w:tr>
      <w:tr w:rsidR="00E51B32" w14:paraId="0307AE3A" w14:textId="77777777">
        <w:trPr>
          <w:jc w:val="center"/>
        </w:trPr>
        <w:tc>
          <w:tcPr>
            <w:tcW w:w="2160" w:type="dxa"/>
            <w:shd w:val="clear" w:color="auto" w:fill="FFFFFF"/>
            <w:tcMar>
              <w:top w:w="80" w:type="dxa"/>
              <w:left w:w="100" w:type="dxa"/>
              <w:bottom w:w="80" w:type="dxa"/>
              <w:right w:w="100" w:type="dxa"/>
            </w:tcMar>
          </w:tcPr>
          <w:p w14:paraId="77158A28" w14:textId="77777777" w:rsidR="00E51B32" w:rsidRDefault="00000000" w:rsidP="00D82A06">
            <w:pPr>
              <w:spacing w:before="30" w:after="30"/>
            </w:pPr>
            <w:r>
              <w:rPr>
                <w:color w:val="2D3748"/>
                <w:sz w:val="17"/>
              </w:rPr>
              <w:t>מזהה מסמך:</w:t>
            </w:r>
          </w:p>
        </w:tc>
        <w:tc>
          <w:tcPr>
            <w:tcW w:w="2736" w:type="dxa"/>
            <w:shd w:val="clear" w:color="auto" w:fill="FFFFFF"/>
            <w:tcMar>
              <w:top w:w="80" w:type="dxa"/>
              <w:left w:w="100" w:type="dxa"/>
              <w:bottom w:w="80" w:type="dxa"/>
              <w:right w:w="100" w:type="dxa"/>
            </w:tcMar>
          </w:tcPr>
          <w:p w14:paraId="10621486" w14:textId="77777777" w:rsidR="00E51B32" w:rsidRDefault="00000000" w:rsidP="00D82A06">
            <w:pPr>
              <w:spacing w:before="30" w:after="30"/>
            </w:pPr>
            <w:r>
              <w:rPr>
                <w:color w:val="2D3748"/>
                <w:sz w:val="17"/>
              </w:rPr>
              <w:t>ILT-FRS-V2.0 (Functional Specification)</w:t>
            </w:r>
          </w:p>
        </w:tc>
        <w:tc>
          <w:tcPr>
            <w:tcW w:w="2160" w:type="dxa"/>
            <w:shd w:val="clear" w:color="auto" w:fill="FFFFFF"/>
            <w:tcMar>
              <w:top w:w="80" w:type="dxa"/>
              <w:left w:w="100" w:type="dxa"/>
              <w:bottom w:w="80" w:type="dxa"/>
              <w:right w:w="100" w:type="dxa"/>
            </w:tcMar>
          </w:tcPr>
          <w:p w14:paraId="1DBA130D" w14:textId="77777777" w:rsidR="00E51B32" w:rsidRDefault="00000000" w:rsidP="00D82A06">
            <w:pPr>
              <w:spacing w:before="30" w:after="30"/>
            </w:pPr>
            <w:r>
              <w:rPr>
                <w:color w:val="2D3748"/>
                <w:sz w:val="17"/>
              </w:rPr>
              <w:t>תאריך הפקה ועדכון:</w:t>
            </w:r>
          </w:p>
        </w:tc>
        <w:tc>
          <w:tcPr>
            <w:tcW w:w="2736" w:type="dxa"/>
            <w:shd w:val="clear" w:color="auto" w:fill="FFFFFF"/>
            <w:tcMar>
              <w:top w:w="80" w:type="dxa"/>
              <w:left w:w="100" w:type="dxa"/>
              <w:bottom w:w="80" w:type="dxa"/>
              <w:right w:w="100" w:type="dxa"/>
            </w:tcMar>
          </w:tcPr>
          <w:p w14:paraId="0679A04F" w14:textId="77777777" w:rsidR="00E51B32" w:rsidRDefault="00000000" w:rsidP="00D82A06">
            <w:pPr>
              <w:spacing w:before="30" w:after="30"/>
            </w:pPr>
            <w:r>
              <w:rPr>
                <w:color w:val="2D3748"/>
                <w:sz w:val="17"/>
              </w:rPr>
              <w:t>אוקטובר 2026</w:t>
            </w:r>
          </w:p>
        </w:tc>
      </w:tr>
      <w:tr w:rsidR="00E51B32" w14:paraId="680985FD" w14:textId="77777777">
        <w:trPr>
          <w:jc w:val="center"/>
        </w:trPr>
        <w:tc>
          <w:tcPr>
            <w:tcW w:w="2160" w:type="dxa"/>
            <w:shd w:val="clear" w:color="auto" w:fill="F7FAFC"/>
            <w:tcMar>
              <w:top w:w="80" w:type="dxa"/>
              <w:left w:w="100" w:type="dxa"/>
              <w:bottom w:w="80" w:type="dxa"/>
              <w:right w:w="100" w:type="dxa"/>
            </w:tcMar>
          </w:tcPr>
          <w:p w14:paraId="58B38B09" w14:textId="77777777" w:rsidR="00E51B32" w:rsidRDefault="00000000" w:rsidP="00D82A06">
            <w:pPr>
              <w:spacing w:before="30" w:after="30"/>
            </w:pPr>
            <w:r>
              <w:rPr>
                <w:color w:val="2D3748"/>
                <w:sz w:val="17"/>
              </w:rPr>
              <w:t>בסיס קליני-מחקרי:</w:t>
            </w:r>
          </w:p>
        </w:tc>
        <w:tc>
          <w:tcPr>
            <w:tcW w:w="2736" w:type="dxa"/>
            <w:shd w:val="clear" w:color="auto" w:fill="F7FAFC"/>
            <w:tcMar>
              <w:top w:w="80" w:type="dxa"/>
              <w:left w:w="100" w:type="dxa"/>
              <w:bottom w:w="80" w:type="dxa"/>
              <w:right w:w="100" w:type="dxa"/>
            </w:tcMar>
          </w:tcPr>
          <w:p w14:paraId="7AE9B94D" w14:textId="77777777" w:rsidR="00E51B32" w:rsidRDefault="00000000" w:rsidP="00D82A06">
            <w:pPr>
              <w:spacing w:before="30" w:after="30"/>
            </w:pPr>
            <w:r>
              <w:rPr>
                <w:color w:val="2D3748"/>
                <w:sz w:val="17"/>
              </w:rPr>
              <w:t>ד"ר חגית הולנדר ופרופ' אסתי עדי-יפה (אונ' בר-אילן), ד"ר שושי דורפברגר (מכללת גורדון)</w:t>
            </w:r>
          </w:p>
        </w:tc>
        <w:tc>
          <w:tcPr>
            <w:tcW w:w="2160" w:type="dxa"/>
            <w:shd w:val="clear" w:color="auto" w:fill="F7FAFC"/>
            <w:tcMar>
              <w:top w:w="80" w:type="dxa"/>
              <w:left w:w="100" w:type="dxa"/>
              <w:bottom w:w="80" w:type="dxa"/>
              <w:right w:w="100" w:type="dxa"/>
            </w:tcMar>
          </w:tcPr>
          <w:p w14:paraId="7376B86E" w14:textId="77777777" w:rsidR="00E51B32" w:rsidRDefault="00000000" w:rsidP="00D82A06">
            <w:pPr>
              <w:spacing w:before="30" w:after="30"/>
            </w:pPr>
            <w:r>
              <w:rPr>
                <w:color w:val="2D3748"/>
                <w:sz w:val="17"/>
              </w:rPr>
              <w:t>חומרה ייעודית:</w:t>
            </w:r>
          </w:p>
        </w:tc>
        <w:tc>
          <w:tcPr>
            <w:tcW w:w="2736" w:type="dxa"/>
            <w:shd w:val="clear" w:color="auto" w:fill="F7FAFC"/>
            <w:tcMar>
              <w:top w:w="80" w:type="dxa"/>
              <w:left w:w="100" w:type="dxa"/>
              <w:bottom w:w="80" w:type="dxa"/>
              <w:right w:w="100" w:type="dxa"/>
            </w:tcMar>
          </w:tcPr>
          <w:p w14:paraId="2C8E3EBC" w14:textId="77777777" w:rsidR="00E51B32" w:rsidRDefault="00000000" w:rsidP="00D82A06">
            <w:pPr>
              <w:spacing w:before="30" w:after="30"/>
            </w:pPr>
            <w:r>
              <w:rPr>
                <w:color w:val="2D3748"/>
                <w:sz w:val="17"/>
              </w:rPr>
              <w:t>Wacom MovinkPad 11 / DTHA116 (EMR 133Hz)</w:t>
            </w:r>
          </w:p>
        </w:tc>
      </w:tr>
      <w:tr w:rsidR="00E51B32" w14:paraId="232AB6D3" w14:textId="77777777">
        <w:trPr>
          <w:jc w:val="center"/>
        </w:trPr>
        <w:tc>
          <w:tcPr>
            <w:tcW w:w="2160" w:type="dxa"/>
            <w:shd w:val="clear" w:color="auto" w:fill="FFFFFF"/>
            <w:tcMar>
              <w:top w:w="80" w:type="dxa"/>
              <w:left w:w="100" w:type="dxa"/>
              <w:bottom w:w="80" w:type="dxa"/>
              <w:right w:w="100" w:type="dxa"/>
            </w:tcMar>
          </w:tcPr>
          <w:p w14:paraId="506636FE" w14:textId="77777777" w:rsidR="00E51B32" w:rsidRDefault="00000000" w:rsidP="00D82A06">
            <w:pPr>
              <w:spacing w:before="30" w:after="30"/>
            </w:pPr>
            <w:r>
              <w:rPr>
                <w:color w:val="2D3748"/>
                <w:sz w:val="17"/>
              </w:rPr>
              <w:t>סטטוס אישור:</w:t>
            </w:r>
          </w:p>
        </w:tc>
        <w:tc>
          <w:tcPr>
            <w:tcW w:w="2736" w:type="dxa"/>
            <w:shd w:val="clear" w:color="auto" w:fill="FFFFFF"/>
            <w:tcMar>
              <w:top w:w="80" w:type="dxa"/>
              <w:left w:w="100" w:type="dxa"/>
              <w:bottom w:w="80" w:type="dxa"/>
              <w:right w:w="100" w:type="dxa"/>
            </w:tcMar>
          </w:tcPr>
          <w:p w14:paraId="7C588051" w14:textId="77777777" w:rsidR="00E51B32" w:rsidRDefault="00000000" w:rsidP="00D82A06">
            <w:pPr>
              <w:spacing w:before="30" w:after="30"/>
            </w:pPr>
            <w:r>
              <w:rPr>
                <w:color w:val="2D3748"/>
                <w:sz w:val="17"/>
              </w:rPr>
              <w:t>גרסה מאושרת מלאה (כולל הערות שדה ועדכוני CMS)</w:t>
            </w:r>
          </w:p>
        </w:tc>
        <w:tc>
          <w:tcPr>
            <w:tcW w:w="2160" w:type="dxa"/>
            <w:shd w:val="clear" w:color="auto" w:fill="FFFFFF"/>
            <w:tcMar>
              <w:top w:w="80" w:type="dxa"/>
              <w:left w:w="100" w:type="dxa"/>
              <w:bottom w:w="80" w:type="dxa"/>
              <w:right w:w="100" w:type="dxa"/>
            </w:tcMar>
          </w:tcPr>
          <w:p w14:paraId="6A3F9FA8" w14:textId="77777777" w:rsidR="00E51B32" w:rsidRDefault="00000000" w:rsidP="00D82A06">
            <w:pPr>
              <w:spacing w:before="30" w:after="30"/>
            </w:pPr>
            <w:r>
              <w:rPr>
                <w:color w:val="2D3748"/>
                <w:sz w:val="17"/>
              </w:rPr>
              <w:t>אוכלוסיית יעד:</w:t>
            </w:r>
          </w:p>
        </w:tc>
        <w:tc>
          <w:tcPr>
            <w:tcW w:w="2736" w:type="dxa"/>
            <w:shd w:val="clear" w:color="auto" w:fill="FFFFFF"/>
            <w:tcMar>
              <w:top w:w="80" w:type="dxa"/>
              <w:left w:w="100" w:type="dxa"/>
              <w:bottom w:w="80" w:type="dxa"/>
              <w:right w:w="100" w:type="dxa"/>
            </w:tcMar>
          </w:tcPr>
          <w:p w14:paraId="25DCD02B" w14:textId="1D29805A" w:rsidR="00E51B32" w:rsidRDefault="00000000" w:rsidP="00D82A06">
            <w:pPr>
              <w:spacing w:before="30" w:after="30"/>
            </w:pPr>
            <w:commentRangeStart w:id="0"/>
            <w:r>
              <w:rPr>
                <w:color w:val="2D3748"/>
                <w:sz w:val="17"/>
              </w:rPr>
              <w:t>תלמידי</w:t>
            </w:r>
            <w:commentRangeEnd w:id="0"/>
            <w:r w:rsidR="005E30C6">
              <w:rPr>
                <w:rStyle w:val="CommentReference"/>
                <w:color w:val="2D3748"/>
                <w:sz w:val="17"/>
                <w:szCs w:val="22"/>
              </w:rPr>
              <w:commentReference w:id="0"/>
            </w:r>
            <w:r>
              <w:rPr>
                <w:color w:val="2D3748"/>
                <w:sz w:val="17"/>
              </w:rPr>
              <w:t xml:space="preserve"> </w:t>
            </w:r>
            <w:ins w:id="1" w:author="חגית הולנדר(מתי&quot;א רג&quot;ב)" w:date="2026-10-14T15:38:00Z" w16du:dateUtc="2026-10-14T12:38:00Z">
              <w:r w:rsidR="005E30C6">
                <w:rPr>
                  <w:rFonts w:hint="cs"/>
                  <w:color w:val="2D3748"/>
                  <w:sz w:val="17"/>
                </w:rPr>
                <w:t>גן ו</w:t>
              </w:r>
            </w:ins>
            <w:r>
              <w:rPr>
                <w:color w:val="2D3748"/>
                <w:sz w:val="17"/>
              </w:rPr>
              <w:t>כיתות היסודי המוקדמות (חינוך רגיל ומיוחד, דגש Low-SES)</w:t>
            </w:r>
          </w:p>
        </w:tc>
      </w:tr>
      <w:tr w:rsidR="00E51B32" w14:paraId="3A14DBDE" w14:textId="77777777">
        <w:trPr>
          <w:jc w:val="center"/>
        </w:trPr>
        <w:tc>
          <w:tcPr>
            <w:tcW w:w="2160" w:type="dxa"/>
            <w:shd w:val="clear" w:color="auto" w:fill="F7FAFC"/>
            <w:tcMar>
              <w:top w:w="80" w:type="dxa"/>
              <w:left w:w="100" w:type="dxa"/>
              <w:bottom w:w="80" w:type="dxa"/>
              <w:right w:w="100" w:type="dxa"/>
            </w:tcMar>
          </w:tcPr>
          <w:p w14:paraId="38B46EC8" w14:textId="77777777" w:rsidR="00E51B32" w:rsidRDefault="00000000" w:rsidP="00D82A06">
            <w:pPr>
              <w:spacing w:before="30" w:after="30"/>
            </w:pPr>
            <w:r>
              <w:rPr>
                <w:color w:val="2D3748"/>
                <w:sz w:val="17"/>
              </w:rPr>
              <w:t>מצלמות חוזי ווידאו:</w:t>
            </w:r>
          </w:p>
        </w:tc>
        <w:tc>
          <w:tcPr>
            <w:tcW w:w="2736" w:type="dxa"/>
            <w:shd w:val="clear" w:color="auto" w:fill="F7FAFC"/>
            <w:tcMar>
              <w:top w:w="80" w:type="dxa"/>
              <w:left w:w="100" w:type="dxa"/>
              <w:bottom w:w="80" w:type="dxa"/>
              <w:right w:w="100" w:type="dxa"/>
            </w:tcMar>
          </w:tcPr>
          <w:p w14:paraId="7D0AB5FC" w14:textId="77777777" w:rsidR="00E51B32" w:rsidRDefault="00000000" w:rsidP="00D82A06">
            <w:pPr>
              <w:spacing w:before="30" w:after="30"/>
            </w:pPr>
            <w:r>
              <w:rPr>
                <w:color w:val="2D3748"/>
                <w:sz w:val="17"/>
              </w:rPr>
              <w:t>מצלמות IP אלחוטיות Sricam SP006 720p (שולחן/ידיים בלבד)</w:t>
            </w:r>
          </w:p>
        </w:tc>
        <w:tc>
          <w:tcPr>
            <w:tcW w:w="2160" w:type="dxa"/>
            <w:shd w:val="clear" w:color="auto" w:fill="F7FAFC"/>
            <w:tcMar>
              <w:top w:w="80" w:type="dxa"/>
              <w:left w:w="100" w:type="dxa"/>
              <w:bottom w:w="80" w:type="dxa"/>
              <w:right w:w="100" w:type="dxa"/>
            </w:tcMar>
          </w:tcPr>
          <w:p w14:paraId="1EF481C1" w14:textId="77777777" w:rsidR="00E51B32" w:rsidRDefault="00000000" w:rsidP="00D82A06">
            <w:pPr>
              <w:spacing w:before="30" w:after="30"/>
            </w:pPr>
            <w:r>
              <w:rPr>
                <w:color w:val="2D3748"/>
                <w:sz w:val="17"/>
              </w:rPr>
              <w:t>סביבת רשת וסנכרון:</w:t>
            </w:r>
          </w:p>
        </w:tc>
        <w:tc>
          <w:tcPr>
            <w:tcW w:w="2736" w:type="dxa"/>
            <w:shd w:val="clear" w:color="auto" w:fill="F7FAFC"/>
            <w:tcMar>
              <w:top w:w="80" w:type="dxa"/>
              <w:left w:w="100" w:type="dxa"/>
              <w:bottom w:w="80" w:type="dxa"/>
              <w:right w:w="100" w:type="dxa"/>
            </w:tcMar>
          </w:tcPr>
          <w:p w14:paraId="252290AC" w14:textId="77777777" w:rsidR="00E51B32" w:rsidRDefault="00000000" w:rsidP="00D82A06">
            <w:pPr>
              <w:spacing w:before="30" w:after="30"/>
            </w:pPr>
            <w:r>
              <w:rPr>
                <w:color w:val="2D3748"/>
                <w:sz w:val="17"/>
              </w:rPr>
              <w:t>P2P LAN Wi-Fi ישיר + CMS + סנכרון אסינכרוני לענן</w:t>
            </w:r>
          </w:p>
        </w:tc>
      </w:tr>
    </w:tbl>
    <w:p w14:paraId="4D43B521" w14:textId="77777777" w:rsidR="00E51B32" w:rsidRDefault="00E51B32" w:rsidP="00D82A06">
      <w:pPr>
        <w:spacing w:before="40" w:after="80"/>
      </w:pPr>
    </w:p>
    <w:p w14:paraId="398898E4" w14:textId="77777777" w:rsidR="00E51B32" w:rsidRDefault="00000000" w:rsidP="00D82A06">
      <w:pPr>
        <w:spacing w:before="280" w:after="80"/>
      </w:pPr>
      <w:r>
        <w:rPr>
          <w:b/>
          <w:color w:val="1A365D"/>
          <w:sz w:val="28"/>
        </w:rPr>
        <w:t>1. מבוא, מטרות המערכת ורקע קליני-מחקרי מעודכן</w:t>
      </w:r>
    </w:p>
    <w:p w14:paraId="485E3DDE" w14:textId="77777777" w:rsidR="00E51B32" w:rsidRDefault="00000000" w:rsidP="00D82A06">
      <w:pPr>
        <w:spacing w:before="40" w:after="80"/>
      </w:pPr>
      <w:r>
        <w:rPr>
          <w:color w:val="2D3748"/>
          <w:sz w:val="20"/>
        </w:rPr>
        <w:t>מסמך זה מהווה את מפרט הדרישות הפונקציונליות וההנדסיות המלא והמעודכן (Functional Requirements Specification - FRS v2.0) עבור פיתוח מערכת ILT (Invented Letter Task). המערכת מהווה פלטפורמת מחקר חינוכית בקוד פתוח, שפותחה במטרה לאפשר איתור מוקדם, מדויק ובר-השוואה של ילדים צעירים ותלמידים בכיתות היסודי המוקדמות מהחינוך הרגיל ומהחינוך המיוחד הנמצאים בסיכון ללקויות למידה (דיסלקציה, דיסגרפיה ולקויי אוריינות), בדגש מיוחד על אוכלוסיות מרקע סוציו-אקונומי נמוך (Low-SES).</w:t>
      </w:r>
    </w:p>
    <w:p w14:paraId="62783BB9" w14:textId="77777777" w:rsidR="00E51B32" w:rsidRDefault="00000000" w:rsidP="00D82A06">
      <w:pPr>
        <w:spacing w:before="180" w:after="60"/>
      </w:pPr>
      <w:r>
        <w:rPr>
          <w:b/>
          <w:color w:val="2B6CB0"/>
          <w:sz w:val="23"/>
        </w:rPr>
        <w:t>1.1 הרציונל המדעי ומערכת הלמידה הפרוצדורלית (Procedural Learning System - PLS)</w:t>
      </w:r>
    </w:p>
    <w:p w14:paraId="39980C63" w14:textId="32718DF3" w:rsidR="00E51B32" w:rsidRDefault="00000000" w:rsidP="00D82A06">
      <w:pPr>
        <w:spacing w:before="40" w:after="80"/>
      </w:pPr>
      <w:r>
        <w:rPr>
          <w:color w:val="2D3748"/>
          <w:sz w:val="20"/>
        </w:rPr>
        <w:t xml:space="preserve">מחקריהן של </w:t>
      </w:r>
      <w:del w:id="2" w:author="חגית הולנדר(מתי&quot;א רג&quot;ב)" w:date="2026-10-14T15:43:00Z" w16du:dateUtc="2026-10-14T12:43:00Z">
        <w:r w:rsidDel="005E30C6">
          <w:rPr>
            <w:color w:val="2D3748"/>
            <w:sz w:val="20"/>
          </w:rPr>
          <w:delText>ד"ר חגית הולנדר ו</w:delText>
        </w:r>
      </w:del>
      <w:r>
        <w:rPr>
          <w:color w:val="2D3748"/>
          <w:sz w:val="20"/>
        </w:rPr>
        <w:t xml:space="preserve">פרופ' אסתי עדי-יפה </w:t>
      </w:r>
      <w:ins w:id="3" w:author="חגית הולנדר(מתי&quot;א רג&quot;ב)" w:date="2026-10-14T15:43:00Z" w16du:dateUtc="2026-10-14T12:43:00Z">
        <w:r w:rsidR="005E30C6">
          <w:rPr>
            <w:rFonts w:hint="cs"/>
            <w:color w:val="2D3748"/>
            <w:sz w:val="20"/>
          </w:rPr>
          <w:t xml:space="preserve">וד"ר חגית הולנדר </w:t>
        </w:r>
      </w:ins>
      <w:r>
        <w:rPr>
          <w:color w:val="2D3748"/>
          <w:sz w:val="20"/>
        </w:rPr>
        <w:t>מבית הספר לחינוך באוניברסיטת בר-אילן, ד"ר שושי דורפברגר מכללת גורדון, וחוקרים נוספים ממעבדתה של פרופ' עדי-יפה, הוכיחו קשר אמפירי מובהק בין מנגנוני רכישת מיומנות מוטורית פשוטה חדשה (Procedural Memory Consolidation) לבין רכישת שפה כתובה.</w:t>
      </w:r>
    </w:p>
    <w:p w14:paraId="19200630" w14:textId="49E3959C" w:rsidR="00E51B32" w:rsidRDefault="00000000" w:rsidP="00D82A06">
      <w:pPr>
        <w:spacing w:before="40" w:after="80"/>
      </w:pPr>
      <w:r>
        <w:rPr>
          <w:color w:val="2D3748"/>
          <w:sz w:val="20"/>
        </w:rPr>
        <w:t xml:space="preserve">השלב הראשון ברכישת כתיבה הוא למידה של עיצוב האותיות. </w:t>
      </w:r>
      <w:ins w:id="4" w:author="חגית הולנדר(מתי&quot;א רג&quot;ב)" w:date="2026-10-14T15:43:00Z" w16du:dateUtc="2026-10-14T12:43:00Z">
        <w:r w:rsidR="005E30C6">
          <w:rPr>
            <w:rFonts w:hint="cs"/>
            <w:color w:val="2D3748"/>
            <w:sz w:val="20"/>
          </w:rPr>
          <w:t xml:space="preserve">שלב זה הוכח כשלב מרכזי </w:t>
        </w:r>
      </w:ins>
      <w:ins w:id="5" w:author="חגית הולנדר(מתי&quot;א רג&quot;ב)" w:date="2026-10-14T15:44:00Z" w16du:dateUtc="2026-10-14T12:44:00Z">
        <w:r w:rsidR="005E30C6">
          <w:rPr>
            <w:rFonts w:hint="cs"/>
            <w:color w:val="2D3748"/>
            <w:sz w:val="20"/>
          </w:rPr>
          <w:t xml:space="preserve">לרכישת הקריאה והכתיבה. </w:t>
        </w:r>
      </w:ins>
      <w:r>
        <w:rPr>
          <w:color w:val="2D3748"/>
          <w:sz w:val="20"/>
        </w:rPr>
        <w:t xml:space="preserve">כתיבת אותיות אמיתיות בשפות שונות מושפעת מהבדלים בהתנסויות מוקדמות בציור ובכתיבה, שמקורן בסביבה הביתית, בתיווך הורי ובהוראה בית-ספרית פורמלית. לעומת זאת, מטלת ה-ILT הינה מבודדת שפתית, בינלאומית ודורשת מיומנות גרפית-מוטורית בלבד. המטלה מורכבת מחיבור שלוש נקודות מטרה בקו אחד רציף שיוצר צורת אות מומצאת. המטלה </w:t>
      </w:r>
      <w:ins w:id="6" w:author="חגית הולנדר(מתי&quot;א רג&quot;ב)" w:date="2026-10-14T15:44:00Z" w16du:dateUtc="2026-10-14T12:44:00Z">
        <w:r w:rsidR="005E30C6">
          <w:rPr>
            <w:rFonts w:hint="cs"/>
            <w:color w:val="2D3748"/>
            <w:sz w:val="20"/>
          </w:rPr>
          <w:t>מו</w:t>
        </w:r>
      </w:ins>
      <w:ins w:id="7" w:author="חגית הולנדר(מתי&quot;א רג&quot;ב)" w:date="2026-10-14T15:45:00Z" w16du:dateUtc="2026-10-14T12:45:00Z">
        <w:r w:rsidR="005E30C6">
          <w:rPr>
            <w:rFonts w:hint="cs"/>
            <w:color w:val="2D3748"/>
            <w:sz w:val="20"/>
          </w:rPr>
          <w:t xml:space="preserve">רכבת מבלוקים כאשר כל בלוק מבוצע לפי כיוון הכתיבה ומהווה תרגול של האות המומצאת בדומה לתרגילי כתיבה. המטלה </w:t>
        </w:r>
      </w:ins>
      <w:r>
        <w:rPr>
          <w:color w:val="2D3748"/>
          <w:sz w:val="20"/>
        </w:rPr>
        <w:t>מאפשרת מעקב רציף אחר קצב הקונסולידציה (ההטמעה) של תבנית התנועה, לצד מדדים נוספים כגון השינוי בעוצמות הלחץ ומהירות התנועה.</w:t>
      </w:r>
    </w:p>
    <w:p w14:paraId="7C9A1934" w14:textId="277162E0" w:rsidR="00E51B32" w:rsidRDefault="00000000" w:rsidP="00D82A06">
      <w:pPr>
        <w:spacing w:before="40" w:after="80"/>
      </w:pPr>
      <w:r>
        <w:rPr>
          <w:color w:val="2D3748"/>
          <w:sz w:val="20"/>
        </w:rPr>
        <w:t>ממצא מרכזי במחקר הוכיח שמדדי השגיאות הקינמטיים וזמני ביצוע המטלה לאורך בלוקי האימון</w:t>
      </w:r>
      <w:ins w:id="8" w:author="חגית הולנדר(מתי&quot;א רג&quot;ב)" w:date="2026-10-14T15:46:00Z" w16du:dateUtc="2026-10-14T12:46:00Z">
        <w:r w:rsidR="005E30C6">
          <w:rPr>
            <w:rFonts w:hint="cs"/>
            <w:color w:val="2D3748"/>
            <w:sz w:val="20"/>
          </w:rPr>
          <w:t xml:space="preserve"> קשורים לקריאה וכתיבה בגילאי גן </w:t>
        </w:r>
        <w:r w:rsidR="005E30C6">
          <w:rPr>
            <w:color w:val="2D3748"/>
            <w:sz w:val="20"/>
          </w:rPr>
          <w:t>–</w:t>
        </w:r>
        <w:r w:rsidR="005E30C6">
          <w:rPr>
            <w:rFonts w:hint="cs"/>
            <w:color w:val="2D3748"/>
            <w:sz w:val="20"/>
          </w:rPr>
          <w:t xml:space="preserve"> ג' </w:t>
        </w:r>
      </w:ins>
      <w:del w:id="9" w:author="חגית הולנדר(מתי&quot;א רג&quot;ב)" w:date="2026-10-14T15:46:00Z" w16du:dateUtc="2026-10-14T12:46:00Z">
        <w:r w:rsidDel="005E30C6">
          <w:rPr>
            <w:color w:val="2D3748"/>
            <w:sz w:val="20"/>
          </w:rPr>
          <w:delText xml:space="preserve"> </w:delText>
        </w:r>
      </w:del>
      <w:ins w:id="10" w:author="חגית הולנדר(מתי&quot;א רג&quot;ב)" w:date="2026-10-14T15:46:00Z" w16du:dateUtc="2026-10-14T12:46:00Z">
        <w:r w:rsidR="005E30C6">
          <w:rPr>
            <w:rFonts w:hint="cs"/>
            <w:color w:val="2D3748"/>
            <w:sz w:val="20"/>
          </w:rPr>
          <w:t>ו</w:t>
        </w:r>
      </w:ins>
      <w:r>
        <w:rPr>
          <w:color w:val="2D3748"/>
          <w:sz w:val="20"/>
        </w:rPr>
        <w:t>מנבאים באופן מובהק הישגי אוריינות מורכבים – כגון הבנת הנקרא והבעה בכתב – לאחר 8 חודשים, בשנת הלימודים העוקבת.</w:t>
      </w:r>
    </w:p>
    <w:p w14:paraId="3EC5E1D1" w14:textId="77777777" w:rsidR="00E51B32" w:rsidRDefault="00000000" w:rsidP="00D82A06">
      <w:pPr>
        <w:spacing w:before="180" w:after="60"/>
      </w:pPr>
      <w:r>
        <w:rPr>
          <w:b/>
          <w:color w:val="2B6CB0"/>
          <w:sz w:val="23"/>
        </w:rPr>
        <w:t>1.2 המעבר מטכנולוגיה ישנה מבוססת נייר למערכת דיגיטלית אינטראקטיבית</w:t>
      </w:r>
    </w:p>
    <w:p w14:paraId="4874E791" w14:textId="77777777" w:rsidR="00E51B32" w:rsidRDefault="00000000" w:rsidP="00D82A06">
      <w:pPr>
        <w:spacing w:before="40" w:after="80"/>
      </w:pPr>
      <w:r>
        <w:rPr>
          <w:color w:val="2D3748"/>
          <w:sz w:val="20"/>
        </w:rPr>
        <w:t>במערכת המחקר הקודמת נעשה שימוש במשטח דיגיטייזר אטום של חברת Wacom שעליו הוצמדו דפי נייר מודפסים. תצורה זו דימתה כתיבה אמיתית אך סבלה ממגבלות קליניות ותפעוליות חמורות:</w:t>
      </w:r>
    </w:p>
    <w:p w14:paraId="47E47AF2" w14:textId="77777777" w:rsidR="00E51B32" w:rsidRDefault="00000000" w:rsidP="00D82A06">
      <w:pPr>
        <w:spacing w:before="30" w:after="50"/>
        <w:ind w:right="360"/>
      </w:pPr>
      <w:r>
        <w:rPr>
          <w:b/>
          <w:color w:val="2B6CB0"/>
          <w:sz w:val="20"/>
        </w:rPr>
        <w:lastRenderedPageBreak/>
        <w:t xml:space="preserve">• </w:t>
      </w:r>
      <w:r>
        <w:rPr>
          <w:b/>
          <w:color w:val="1A365D"/>
          <w:sz w:val="20"/>
        </w:rPr>
        <w:t xml:space="preserve">סרבול בהחלפת דפים והדבקה: </w:t>
      </w:r>
      <w:r>
        <w:rPr>
          <w:color w:val="2D3748"/>
          <w:sz w:val="20"/>
        </w:rPr>
        <w:t>המאבחן נדרש להחליף דף פיזי בין כל בלוק לבלוק ולארגן מחדש את הדבקת הדף. פעולה זו קטעה את רצף הריכוז של הילד, שיבשה את זמני ההשהיה בין הבלוקים והכבידה על מהלך האבחון.</w:t>
      </w:r>
    </w:p>
    <w:p w14:paraId="234D6484" w14:textId="77777777" w:rsidR="00E51B32" w:rsidRDefault="00000000" w:rsidP="00D82A06">
      <w:pPr>
        <w:spacing w:before="30" w:after="50"/>
        <w:ind w:right="360"/>
      </w:pPr>
      <w:r>
        <w:rPr>
          <w:b/>
          <w:color w:val="2B6CB0"/>
          <w:sz w:val="20"/>
        </w:rPr>
        <w:t xml:space="preserve">• </w:t>
      </w:r>
      <w:r>
        <w:rPr>
          <w:b/>
          <w:color w:val="1A365D"/>
          <w:sz w:val="20"/>
        </w:rPr>
        <w:t xml:space="preserve">קשיים בהפעלת העט הדיגיטלי: </w:t>
      </w:r>
      <w:r>
        <w:rPr>
          <w:color w:val="2D3748"/>
          <w:sz w:val="20"/>
        </w:rPr>
        <w:t>עטי הדיו הדיגיטליים של המערכת הישנה סבלו לעיתים קרובות מדיו פג תוקף, דבר שגרם לתקלות תכופות באמצע ביצוע המטלה על גבי הנייר.</w:t>
      </w:r>
    </w:p>
    <w:p w14:paraId="6B15E42F" w14:textId="77777777" w:rsidR="00E51B32" w:rsidRDefault="00000000" w:rsidP="00D82A06">
      <w:pPr>
        <w:spacing w:before="30" w:after="50"/>
        <w:ind w:right="360"/>
      </w:pPr>
      <w:r>
        <w:rPr>
          <w:b/>
          <w:color w:val="2B6CB0"/>
          <w:sz w:val="20"/>
        </w:rPr>
        <w:t xml:space="preserve">• </w:t>
      </w:r>
      <w:r>
        <w:rPr>
          <w:b/>
          <w:color w:val="1A365D"/>
          <w:sz w:val="20"/>
        </w:rPr>
        <w:t xml:space="preserve">תזוזות מכניות וחוסר כיול: </w:t>
      </w:r>
      <w:r>
        <w:rPr>
          <w:color w:val="2D3748"/>
          <w:sz w:val="20"/>
        </w:rPr>
        <w:t>תזוזה מקרית של דף הנייר על גבי המשטח גרמה לסטייה בין מיקום נקודות היעד במשטח לבין הדף, ודרשה עיבוד ידני מורכב בדיעבד.</w:t>
      </w:r>
    </w:p>
    <w:p w14:paraId="41DFBCCF" w14:textId="77777777" w:rsidR="00E51B32" w:rsidRDefault="00000000" w:rsidP="00D82A06">
      <w:pPr>
        <w:spacing w:before="30" w:after="50"/>
        <w:ind w:right="360"/>
      </w:pPr>
      <w:r>
        <w:rPr>
          <w:b/>
          <w:color w:val="2B6CB0"/>
          <w:sz w:val="20"/>
        </w:rPr>
        <w:t xml:space="preserve">• </w:t>
      </w:r>
      <w:r>
        <w:rPr>
          <w:b/>
          <w:color w:val="1A365D"/>
          <w:sz w:val="20"/>
        </w:rPr>
        <w:t xml:space="preserve">חוסר אינטראקטיביות ומניעת תיקונים: </w:t>
      </w:r>
      <w:r>
        <w:rPr>
          <w:color w:val="2D3748"/>
          <w:sz w:val="20"/>
        </w:rPr>
        <w:t>במערכת הישנה לא הייתה אפשרות למנוע מהילד לחזור אחורה ולתקן קוביות שדולגו, דבר שסירבל את חישובי השגיאות והזמנים.</w:t>
      </w:r>
    </w:p>
    <w:p w14:paraId="3F5B3408" w14:textId="68E89B68" w:rsidR="00E51B32" w:rsidRDefault="00000000" w:rsidP="00D82A06">
      <w:pPr>
        <w:spacing w:before="40" w:after="80"/>
      </w:pPr>
      <w:r>
        <w:rPr>
          <w:color w:val="2D3748"/>
          <w:sz w:val="20"/>
        </w:rPr>
        <w:t>המערכת החדשה מעבירה את כלל מערך האבחון למסך טאבלט דיגיטלי אינטראקטיבי מתקדם (Wacom MovinkPad 11 / DTHA116) בעל תחושת כתיבה הדומה מאוד לנייר, המשלב תצוגת מסך ישירה, דגימת עט EMR בקצב גבוה (133Hz–200Hz), רגישות ל-4,096 דרגות לחץ, זיהוי ריחוף (Hover), נעילת קנבס דינמית וחישוב שגיאות אוטומטי בזמן אמת.</w:t>
      </w:r>
      <w:ins w:id="11" w:author="חגית הולנדר(מתי&quot;א רג&quot;ב)" w:date="2026-10-14T15:47:00Z" w16du:dateUtc="2026-10-14T12:47:00Z">
        <w:r w:rsidR="005E30C6">
          <w:rPr>
            <w:rFonts w:hint="cs"/>
            <w:color w:val="2D3748"/>
            <w:sz w:val="20"/>
          </w:rPr>
          <w:t xml:space="preserve"> מערכת זו נמצאת בהלימה עם המלצות ה</w:t>
        </w:r>
        <w:r w:rsidR="005E30C6">
          <w:rPr>
            <w:color w:val="2D3748"/>
            <w:sz w:val="20"/>
            <w:rtl w:val="0"/>
          </w:rPr>
          <w:t>OECD</w:t>
        </w:r>
        <w:r w:rsidR="005E30C6">
          <w:rPr>
            <w:rFonts w:hint="cs"/>
            <w:color w:val="2D3748"/>
            <w:sz w:val="20"/>
          </w:rPr>
          <w:t xml:space="preserve"> להערכת למידה. </w:t>
        </w:r>
      </w:ins>
    </w:p>
    <w:p w14:paraId="28E7E0CA" w14:textId="77777777" w:rsidR="00E51B32" w:rsidRDefault="00000000" w:rsidP="00D82A06">
      <w:pPr>
        <w:spacing w:before="40" w:after="80"/>
      </w:pPr>
      <w:r>
        <w:rPr>
          <w:color w:val="2D3748"/>
          <w:sz w:val="20"/>
        </w:rPr>
        <w:t>הערת תיקוף קליני: במסגרת הפיילוט תבוצע השוואה מבוקרת בין המערכת החדשה לבין בדיקה מקבילה על נייר (100 ילדים במערכת הטאבלט הדיגיטלית מול 100 ילדים על דפי נייר רגילים עם מדידות ידניות, ו-100 מדידות עבר מנותחות מהמערכת הישנה), על מנת לאמת שאין הבדלים משמעותיים בין סוגי המדידות השונות.</w:t>
      </w:r>
    </w:p>
    <w:p w14:paraId="62A75C9A" w14:textId="77777777" w:rsidR="00E51B32" w:rsidRDefault="00000000" w:rsidP="00D82A06">
      <w:pPr>
        <w:spacing w:before="280" w:after="80"/>
      </w:pPr>
      <w:r>
        <w:rPr>
          <w:b/>
          <w:color w:val="1A365D"/>
          <w:sz w:val="28"/>
        </w:rPr>
        <w:t>2. סיכום החלטות קליניות ומחקריות מעודכנות (מהדורת הערות שדה v2.0)</w:t>
      </w:r>
    </w:p>
    <w:p w14:paraId="49987B21" w14:textId="77777777" w:rsidR="00E51B32" w:rsidRDefault="00000000" w:rsidP="00D82A06">
      <w:pPr>
        <w:spacing w:before="40" w:after="80"/>
      </w:pPr>
      <w:r>
        <w:rPr>
          <w:color w:val="2D3748"/>
          <w:sz w:val="20"/>
        </w:rPr>
        <w:t>להלן ריכוז ההחלטות וההגדרות המעודכנות שהתקבלו ממובילות המחקר במסמכי ההערות:</w:t>
      </w:r>
    </w:p>
    <w:tbl>
      <w:tblPr>
        <w:bidiVisual/>
        <w:tblW w:w="0" w:type="auto"/>
        <w:jc w:val="center"/>
        <w:tblLook w:val="04A0" w:firstRow="1" w:lastRow="0" w:firstColumn="1" w:lastColumn="0" w:noHBand="0" w:noVBand="1"/>
      </w:tblPr>
      <w:tblGrid>
        <w:gridCol w:w="718"/>
        <w:gridCol w:w="2298"/>
        <w:gridCol w:w="3865"/>
        <w:gridCol w:w="2868"/>
      </w:tblGrid>
      <w:tr w:rsidR="00E51B32" w14:paraId="2743D163" w14:textId="77777777">
        <w:trPr>
          <w:jc w:val="center"/>
        </w:trPr>
        <w:tc>
          <w:tcPr>
            <w:tcW w:w="720" w:type="dxa"/>
            <w:shd w:val="clear" w:color="auto" w:fill="2B6CB0"/>
            <w:tcMar>
              <w:top w:w="100" w:type="dxa"/>
              <w:left w:w="100" w:type="dxa"/>
              <w:bottom w:w="100" w:type="dxa"/>
              <w:right w:w="100" w:type="dxa"/>
            </w:tcMar>
          </w:tcPr>
          <w:p w14:paraId="79B86C23" w14:textId="77777777" w:rsidR="00E51B32" w:rsidRDefault="00000000" w:rsidP="00D82A06">
            <w:pPr>
              <w:spacing w:before="40" w:after="40"/>
            </w:pPr>
            <w:r>
              <w:rPr>
                <w:b/>
                <w:color w:val="FFFFFF"/>
                <w:sz w:val="19"/>
              </w:rPr>
              <w:t>מס'</w:t>
            </w:r>
          </w:p>
        </w:tc>
        <w:tc>
          <w:tcPr>
            <w:tcW w:w="2304" w:type="dxa"/>
            <w:shd w:val="clear" w:color="auto" w:fill="2B6CB0"/>
            <w:tcMar>
              <w:top w:w="100" w:type="dxa"/>
              <w:left w:w="100" w:type="dxa"/>
              <w:bottom w:w="100" w:type="dxa"/>
              <w:right w:w="100" w:type="dxa"/>
            </w:tcMar>
          </w:tcPr>
          <w:p w14:paraId="33198209" w14:textId="77777777" w:rsidR="00E51B32" w:rsidRDefault="00000000" w:rsidP="00D82A06">
            <w:pPr>
              <w:spacing w:before="40" w:after="40"/>
            </w:pPr>
            <w:r>
              <w:rPr>
                <w:b/>
                <w:color w:val="FFFFFF"/>
                <w:sz w:val="19"/>
              </w:rPr>
              <w:t>נושא קליני</w:t>
            </w:r>
          </w:p>
        </w:tc>
        <w:tc>
          <w:tcPr>
            <w:tcW w:w="3888" w:type="dxa"/>
            <w:shd w:val="clear" w:color="auto" w:fill="2B6CB0"/>
            <w:tcMar>
              <w:top w:w="100" w:type="dxa"/>
              <w:left w:w="100" w:type="dxa"/>
              <w:bottom w:w="100" w:type="dxa"/>
              <w:right w:w="100" w:type="dxa"/>
            </w:tcMar>
          </w:tcPr>
          <w:p w14:paraId="749E6EE7" w14:textId="77777777" w:rsidR="00E51B32" w:rsidRDefault="00000000" w:rsidP="00D82A06">
            <w:pPr>
              <w:spacing w:before="40" w:after="40"/>
            </w:pPr>
            <w:r>
              <w:rPr>
                <w:b/>
                <w:color w:val="FFFFFF"/>
                <w:sz w:val="19"/>
              </w:rPr>
              <w:t>הכרעה קלינית וטכנולוגית מעודכנת</w:t>
            </w:r>
          </w:p>
        </w:tc>
        <w:tc>
          <w:tcPr>
            <w:tcW w:w="2880" w:type="dxa"/>
            <w:shd w:val="clear" w:color="auto" w:fill="2B6CB0"/>
            <w:tcMar>
              <w:top w:w="100" w:type="dxa"/>
              <w:left w:w="100" w:type="dxa"/>
              <w:bottom w:w="100" w:type="dxa"/>
              <w:right w:w="100" w:type="dxa"/>
            </w:tcMar>
          </w:tcPr>
          <w:p w14:paraId="7D1199BD" w14:textId="77777777" w:rsidR="00E51B32" w:rsidRDefault="00000000" w:rsidP="00D82A06">
            <w:pPr>
              <w:spacing w:before="40" w:after="40"/>
            </w:pPr>
            <w:r>
              <w:rPr>
                <w:b/>
                <w:color w:val="FFFFFF"/>
                <w:sz w:val="19"/>
              </w:rPr>
              <w:t>משמעות הנדסית באפליקציה</w:t>
            </w:r>
          </w:p>
        </w:tc>
      </w:tr>
      <w:tr w:rsidR="00E51B32" w14:paraId="560D2BD2" w14:textId="77777777">
        <w:trPr>
          <w:jc w:val="center"/>
        </w:trPr>
        <w:tc>
          <w:tcPr>
            <w:tcW w:w="720" w:type="dxa"/>
            <w:shd w:val="clear" w:color="auto" w:fill="FFFFFF"/>
            <w:tcMar>
              <w:top w:w="80" w:type="dxa"/>
              <w:left w:w="100" w:type="dxa"/>
              <w:bottom w:w="80" w:type="dxa"/>
              <w:right w:w="100" w:type="dxa"/>
            </w:tcMar>
          </w:tcPr>
          <w:p w14:paraId="6FC481D4" w14:textId="77777777" w:rsidR="00E51B32" w:rsidRDefault="00000000" w:rsidP="00D82A06">
            <w:pPr>
              <w:spacing w:before="30" w:after="30"/>
            </w:pPr>
            <w:r>
              <w:rPr>
                <w:color w:val="2D3748"/>
                <w:sz w:val="17"/>
              </w:rPr>
              <w:t>1</w:t>
            </w:r>
          </w:p>
        </w:tc>
        <w:tc>
          <w:tcPr>
            <w:tcW w:w="2304" w:type="dxa"/>
            <w:shd w:val="clear" w:color="auto" w:fill="FFFFFF"/>
            <w:tcMar>
              <w:top w:w="80" w:type="dxa"/>
              <w:left w:w="100" w:type="dxa"/>
              <w:bottom w:w="80" w:type="dxa"/>
              <w:right w:w="100" w:type="dxa"/>
            </w:tcMar>
          </w:tcPr>
          <w:p w14:paraId="60B58B10" w14:textId="77777777" w:rsidR="00E51B32" w:rsidRDefault="00000000" w:rsidP="00D82A06">
            <w:pPr>
              <w:spacing w:before="30" w:after="30"/>
            </w:pPr>
            <w:r>
              <w:rPr>
                <w:color w:val="2D3748"/>
                <w:sz w:val="17"/>
              </w:rPr>
              <w:t>תסריט הנחיה, Avatar וסרטונים</w:t>
            </w:r>
          </w:p>
        </w:tc>
        <w:tc>
          <w:tcPr>
            <w:tcW w:w="3888" w:type="dxa"/>
            <w:shd w:val="clear" w:color="auto" w:fill="FFFFFF"/>
            <w:tcMar>
              <w:top w:w="80" w:type="dxa"/>
              <w:left w:w="100" w:type="dxa"/>
              <w:bottom w:w="80" w:type="dxa"/>
              <w:right w:w="100" w:type="dxa"/>
            </w:tcMar>
          </w:tcPr>
          <w:p w14:paraId="2FA4D821" w14:textId="77777777" w:rsidR="00E51B32" w:rsidRDefault="00000000" w:rsidP="00D82A06">
            <w:pPr>
              <w:spacing w:before="30" w:after="30"/>
            </w:pPr>
            <w:r>
              <w:rPr>
                <w:color w:val="2D3748"/>
                <w:sz w:val="17"/>
              </w:rPr>
              <w:t>הנחיה מושמעת ע"י מורה וירטואלית (Avatar) בטאבלט בליווי אנימציות. הדגשת חיבור בקו אחד ('מה שיוצא אני מרוצה'). סרטון הדגמה בן 20 שניות בפתיחה, וסרטון הדגמה נוסף בן 20 שניות במעבר למחברת.</w:t>
            </w:r>
          </w:p>
        </w:tc>
        <w:tc>
          <w:tcPr>
            <w:tcW w:w="2880" w:type="dxa"/>
            <w:shd w:val="clear" w:color="auto" w:fill="FFFFFF"/>
            <w:tcMar>
              <w:top w:w="80" w:type="dxa"/>
              <w:left w:w="100" w:type="dxa"/>
              <w:bottom w:w="80" w:type="dxa"/>
              <w:right w:w="100" w:type="dxa"/>
            </w:tcMar>
          </w:tcPr>
          <w:p w14:paraId="6204325E" w14:textId="77777777" w:rsidR="00E51B32" w:rsidRDefault="00000000" w:rsidP="00D82A06">
            <w:pPr>
              <w:spacing w:before="30" w:after="30"/>
            </w:pPr>
            <w:r>
              <w:rPr>
                <w:color w:val="2D3748"/>
                <w:sz w:val="17"/>
              </w:rPr>
              <w:t>שילוב מודול Avatar ואנימציה בטאבלט; ניגון סרטוני וידאו (Intro ו-Notebook) לפי פקודת עמדת המאבחן.</w:t>
            </w:r>
          </w:p>
        </w:tc>
      </w:tr>
      <w:tr w:rsidR="00E51B32" w14:paraId="5CA0C3B3" w14:textId="77777777">
        <w:trPr>
          <w:jc w:val="center"/>
        </w:trPr>
        <w:tc>
          <w:tcPr>
            <w:tcW w:w="720" w:type="dxa"/>
            <w:shd w:val="clear" w:color="auto" w:fill="F7FAFC"/>
            <w:tcMar>
              <w:top w:w="80" w:type="dxa"/>
              <w:left w:w="100" w:type="dxa"/>
              <w:bottom w:w="80" w:type="dxa"/>
              <w:right w:w="100" w:type="dxa"/>
            </w:tcMar>
          </w:tcPr>
          <w:p w14:paraId="5256F1CD" w14:textId="77777777" w:rsidR="00E51B32" w:rsidRDefault="00000000" w:rsidP="00D82A06">
            <w:pPr>
              <w:spacing w:before="30" w:after="30"/>
            </w:pPr>
            <w:r>
              <w:rPr>
                <w:color w:val="2D3748"/>
                <w:sz w:val="17"/>
              </w:rPr>
              <w:t>2</w:t>
            </w:r>
          </w:p>
        </w:tc>
        <w:tc>
          <w:tcPr>
            <w:tcW w:w="2304" w:type="dxa"/>
            <w:shd w:val="clear" w:color="auto" w:fill="F7FAFC"/>
            <w:tcMar>
              <w:top w:w="80" w:type="dxa"/>
              <w:left w:w="100" w:type="dxa"/>
              <w:bottom w:w="80" w:type="dxa"/>
              <w:right w:w="100" w:type="dxa"/>
            </w:tcMar>
          </w:tcPr>
          <w:p w14:paraId="6C872F7E" w14:textId="77777777" w:rsidR="00E51B32" w:rsidRDefault="00000000" w:rsidP="00D82A06">
            <w:pPr>
              <w:spacing w:before="30" w:after="30"/>
            </w:pPr>
            <w:r>
              <w:rPr>
                <w:color w:val="2D3748"/>
                <w:sz w:val="17"/>
              </w:rPr>
              <w:t>זמן השהיה והנחת עט (Consolidation)</w:t>
            </w:r>
          </w:p>
        </w:tc>
        <w:tc>
          <w:tcPr>
            <w:tcW w:w="3888" w:type="dxa"/>
            <w:shd w:val="clear" w:color="auto" w:fill="F7FAFC"/>
            <w:tcMar>
              <w:top w:w="80" w:type="dxa"/>
              <w:left w:w="100" w:type="dxa"/>
              <w:bottom w:w="80" w:type="dxa"/>
              <w:right w:w="100" w:type="dxa"/>
            </w:tcMar>
          </w:tcPr>
          <w:p w14:paraId="1935F5CD" w14:textId="72E86CC5" w:rsidR="00E51B32" w:rsidRDefault="00000000" w:rsidP="00D82A06">
            <w:pPr>
              <w:spacing w:before="30" w:after="30"/>
            </w:pPr>
            <w:r>
              <w:rPr>
                <w:color w:val="2D3748"/>
                <w:sz w:val="17"/>
              </w:rPr>
              <w:t>השהיה נדרשת</w:t>
            </w:r>
            <w:del w:id="12" w:author="חגית הולנדר(מתי&quot;א רג&quot;ב)" w:date="2026-10-14T15:49:00Z" w16du:dateUtc="2026-10-14T12:49:00Z">
              <w:r w:rsidDel="003A492D">
                <w:rPr>
                  <w:color w:val="2D3748"/>
                  <w:sz w:val="17"/>
                </w:rPr>
                <w:delText xml:space="preserve">: 20–30 </w:delText>
              </w:r>
            </w:del>
            <w:ins w:id="13" w:author="חגית הולנדר(מתי&quot;א רג&quot;ב)" w:date="2026-10-14T15:50:00Z" w16du:dateUtc="2026-10-14T12:50:00Z">
              <w:r w:rsidR="003A492D">
                <w:rPr>
                  <w:rFonts w:hint="cs"/>
                  <w:color w:val="2D3748"/>
                  <w:sz w:val="17"/>
                </w:rPr>
                <w:t xml:space="preserve"> </w:t>
              </w:r>
              <w:del w:id="14" w:author="Yaki Grossman" w:date="2026-10-15T12:59:00Z" w16du:dateUtc="2026-10-15T09:59:00Z">
                <w:r w:rsidR="003A492D" w:rsidDel="008255AB">
                  <w:rPr>
                    <w:rFonts w:hint="cs"/>
                    <w:color w:val="2D3748"/>
                    <w:sz w:val="17"/>
                  </w:rPr>
                  <w:delText>15-</w:delText>
                </w:r>
              </w:del>
              <w:r w:rsidR="003A492D">
                <w:rPr>
                  <w:rFonts w:hint="cs"/>
                  <w:color w:val="2D3748"/>
                  <w:sz w:val="17"/>
                </w:rPr>
                <w:t xml:space="preserve">20 </w:t>
              </w:r>
            </w:ins>
            <w:r>
              <w:rPr>
                <w:color w:val="2D3748"/>
                <w:sz w:val="17"/>
              </w:rPr>
              <w:t>שניות. הילד מניח את העט על השולחן לצד הטאבלט (הוסר אובייקט בית העפרון מהמסך). בתום ההשהיה הילד מרים את העט ולוחץ על כפתור ירוק 'בלוק הבא' הממוקם במרכז התחתון.</w:t>
            </w:r>
          </w:p>
        </w:tc>
        <w:tc>
          <w:tcPr>
            <w:tcW w:w="2880" w:type="dxa"/>
            <w:shd w:val="clear" w:color="auto" w:fill="F7FAFC"/>
            <w:tcMar>
              <w:top w:w="80" w:type="dxa"/>
              <w:left w:w="100" w:type="dxa"/>
              <w:bottom w:w="80" w:type="dxa"/>
              <w:right w:w="100" w:type="dxa"/>
            </w:tcMar>
          </w:tcPr>
          <w:p w14:paraId="46238B38" w14:textId="72515841" w:rsidR="00E51B32" w:rsidRDefault="00000000" w:rsidP="00D82A06">
            <w:pPr>
              <w:spacing w:before="30" w:after="30"/>
            </w:pPr>
            <w:r>
              <w:rPr>
                <w:color w:val="2D3748"/>
                <w:sz w:val="17"/>
              </w:rPr>
              <w:t>הסרת גרפיקת בית העפרון מהקנבס; מיקום כפתור [בלוק הבא &gt;&gt;] במרכז תחתון של המסך; כפתור מאופשר רק בסיום הבלוק/ההשהיה; טיימר קונפיגורבילי (</w:t>
            </w:r>
            <w:del w:id="15" w:author="חגית הולנדר(מתי&quot;א רג&quot;ב)" w:date="2026-10-14T15:49:00Z" w16du:dateUtc="2026-10-14T12:49:00Z">
              <w:r w:rsidDel="003A492D">
                <w:rPr>
                  <w:color w:val="2D3748"/>
                  <w:sz w:val="17"/>
                </w:rPr>
                <w:delText xml:space="preserve">25 </w:delText>
              </w:r>
            </w:del>
            <w:ins w:id="16" w:author="חגית הולנדר(מתי&quot;א רג&quot;ב)" w:date="2026-10-14T15:49:00Z" w16du:dateUtc="2026-10-14T12:49:00Z">
              <w:r w:rsidR="003A492D">
                <w:rPr>
                  <w:rFonts w:hint="cs"/>
                  <w:color w:val="2D3748"/>
                  <w:sz w:val="17"/>
                </w:rPr>
                <w:t>15</w:t>
              </w:r>
              <w:r w:rsidR="003A492D">
                <w:rPr>
                  <w:color w:val="2D3748"/>
                  <w:sz w:val="17"/>
                </w:rPr>
                <w:t xml:space="preserve"> </w:t>
              </w:r>
            </w:ins>
            <w:r>
              <w:rPr>
                <w:color w:val="2D3748"/>
                <w:sz w:val="17"/>
              </w:rPr>
              <w:t>שנ').</w:t>
            </w:r>
          </w:p>
        </w:tc>
      </w:tr>
      <w:tr w:rsidR="00E51B32" w14:paraId="48CC5A87" w14:textId="77777777">
        <w:trPr>
          <w:jc w:val="center"/>
        </w:trPr>
        <w:tc>
          <w:tcPr>
            <w:tcW w:w="720" w:type="dxa"/>
            <w:shd w:val="clear" w:color="auto" w:fill="FFFFFF"/>
            <w:tcMar>
              <w:top w:w="80" w:type="dxa"/>
              <w:left w:w="100" w:type="dxa"/>
              <w:bottom w:w="80" w:type="dxa"/>
              <w:right w:w="100" w:type="dxa"/>
            </w:tcMar>
          </w:tcPr>
          <w:p w14:paraId="1E809A7F" w14:textId="77777777" w:rsidR="00E51B32" w:rsidRDefault="00000000" w:rsidP="00D82A06">
            <w:pPr>
              <w:spacing w:before="30" w:after="30"/>
            </w:pPr>
            <w:r>
              <w:rPr>
                <w:color w:val="2D3748"/>
                <w:sz w:val="17"/>
              </w:rPr>
              <w:t>3</w:t>
            </w:r>
          </w:p>
        </w:tc>
        <w:tc>
          <w:tcPr>
            <w:tcW w:w="2304" w:type="dxa"/>
            <w:shd w:val="clear" w:color="auto" w:fill="FFFFFF"/>
            <w:tcMar>
              <w:top w:w="80" w:type="dxa"/>
              <w:left w:w="100" w:type="dxa"/>
              <w:bottom w:w="80" w:type="dxa"/>
              <w:right w:w="100" w:type="dxa"/>
            </w:tcMar>
          </w:tcPr>
          <w:p w14:paraId="46B3C644" w14:textId="77777777" w:rsidR="00E51B32" w:rsidRDefault="00000000" w:rsidP="00D82A06">
            <w:pPr>
              <w:spacing w:before="30" w:after="30"/>
            </w:pPr>
            <w:r>
              <w:rPr>
                <w:color w:val="2D3748"/>
                <w:sz w:val="17"/>
              </w:rPr>
              <w:t>סיום בלוק והתרעת השהיה</w:t>
            </w:r>
          </w:p>
        </w:tc>
        <w:tc>
          <w:tcPr>
            <w:tcW w:w="3888" w:type="dxa"/>
            <w:shd w:val="clear" w:color="auto" w:fill="FFFFFF"/>
            <w:tcMar>
              <w:top w:w="80" w:type="dxa"/>
              <w:left w:w="100" w:type="dxa"/>
              <w:bottom w:w="80" w:type="dxa"/>
              <w:right w:w="100" w:type="dxa"/>
            </w:tcMar>
          </w:tcPr>
          <w:p w14:paraId="79C9E728" w14:textId="7A4CFDE7" w:rsidR="00E51B32" w:rsidRDefault="00000000" w:rsidP="00D82A06">
            <w:pPr>
              <w:spacing w:before="30" w:after="30"/>
            </w:pPr>
            <w:r>
              <w:rPr>
                <w:color w:val="2D3748"/>
                <w:sz w:val="17"/>
              </w:rPr>
              <w:t xml:space="preserve">Timeout אי-פעילות של </w:t>
            </w:r>
            <w:del w:id="17" w:author="חגית הולנדר(מתי&quot;א רג&quot;ב)" w:date="2026-10-14T15:51:00Z" w16du:dateUtc="2026-10-14T12:51:00Z">
              <w:r w:rsidDel="003A492D">
                <w:rPr>
                  <w:color w:val="2D3748"/>
                  <w:sz w:val="17"/>
                </w:rPr>
                <w:delText xml:space="preserve">20 שניות </w:delText>
              </w:r>
              <w:commentRangeStart w:id="18"/>
              <w:r w:rsidDel="003A492D">
                <w:rPr>
                  <w:color w:val="2D3748"/>
                  <w:sz w:val="17"/>
                </w:rPr>
                <w:delText>או</w:delText>
              </w:r>
            </w:del>
            <w:commentRangeEnd w:id="18"/>
            <w:r w:rsidR="003A492D">
              <w:rPr>
                <w:rStyle w:val="CommentReference"/>
                <w:color w:val="2D3748"/>
                <w:sz w:val="17"/>
                <w:szCs w:val="22"/>
              </w:rPr>
              <w:commentReference w:id="18"/>
            </w:r>
            <w:r>
              <w:rPr>
                <w:color w:val="2D3748"/>
                <w:sz w:val="17"/>
              </w:rPr>
              <w:t xml:space="preserve"> 30 שניות </w:t>
            </w:r>
            <w:ins w:id="19" w:author="חגית הולנדר(מתי&quot;א רג&quot;ב)" w:date="2026-10-14T15:51:00Z" w16du:dateUtc="2026-10-14T12:51:00Z">
              <w:r w:rsidR="003A492D">
                <w:rPr>
                  <w:rFonts w:hint="cs"/>
                  <w:color w:val="2D3748"/>
                  <w:sz w:val="17"/>
                </w:rPr>
                <w:t xml:space="preserve">או </w:t>
              </w:r>
            </w:ins>
            <w:r>
              <w:rPr>
                <w:color w:val="2D3748"/>
                <w:sz w:val="17"/>
              </w:rPr>
              <w:t>לאחר סיום אות 15. הוסרה תווית ההתרעה הסטטית; כפתור [MANUAL FINISH BLOCK] מהבהב כדי לסמן למאבחן. אפשרות קריטית ל-Repeat Block.</w:t>
            </w:r>
          </w:p>
        </w:tc>
        <w:tc>
          <w:tcPr>
            <w:tcW w:w="2880" w:type="dxa"/>
            <w:shd w:val="clear" w:color="auto" w:fill="FFFFFF"/>
            <w:tcMar>
              <w:top w:w="80" w:type="dxa"/>
              <w:left w:w="100" w:type="dxa"/>
              <w:bottom w:w="80" w:type="dxa"/>
              <w:right w:w="100" w:type="dxa"/>
            </w:tcMar>
          </w:tcPr>
          <w:p w14:paraId="51B5DC2C" w14:textId="77777777" w:rsidR="00E51B32" w:rsidRDefault="00000000" w:rsidP="00D82A06">
            <w:pPr>
              <w:spacing w:before="30" w:after="30"/>
            </w:pPr>
            <w:r>
              <w:rPr>
                <w:color w:val="2D3748"/>
                <w:sz w:val="17"/>
              </w:rPr>
              <w:t>ביטול קופסת התרעה סטטית בקוקפיט; הבהוב דינמי של כפתור סיום ידני; כפתור [Repeat Block] ייעודי המבטל בלוק שהופרע ומאתחלו מחדש.</w:t>
            </w:r>
          </w:p>
        </w:tc>
      </w:tr>
      <w:tr w:rsidR="00E51B32" w14:paraId="3E4C4576" w14:textId="77777777">
        <w:trPr>
          <w:jc w:val="center"/>
        </w:trPr>
        <w:tc>
          <w:tcPr>
            <w:tcW w:w="720" w:type="dxa"/>
            <w:shd w:val="clear" w:color="auto" w:fill="F7FAFC"/>
            <w:tcMar>
              <w:top w:w="80" w:type="dxa"/>
              <w:left w:w="100" w:type="dxa"/>
              <w:bottom w:w="80" w:type="dxa"/>
              <w:right w:w="100" w:type="dxa"/>
            </w:tcMar>
          </w:tcPr>
          <w:p w14:paraId="62B9BF03" w14:textId="77777777" w:rsidR="00E51B32" w:rsidRDefault="00000000" w:rsidP="00D82A06">
            <w:pPr>
              <w:spacing w:before="30" w:after="30"/>
            </w:pPr>
            <w:r>
              <w:rPr>
                <w:color w:val="2D3748"/>
                <w:sz w:val="17"/>
              </w:rPr>
              <w:t>4</w:t>
            </w:r>
          </w:p>
        </w:tc>
        <w:tc>
          <w:tcPr>
            <w:tcW w:w="2304" w:type="dxa"/>
            <w:shd w:val="clear" w:color="auto" w:fill="F7FAFC"/>
            <w:tcMar>
              <w:top w:w="80" w:type="dxa"/>
              <w:left w:w="100" w:type="dxa"/>
              <w:bottom w:w="80" w:type="dxa"/>
              <w:right w:w="100" w:type="dxa"/>
            </w:tcMar>
          </w:tcPr>
          <w:p w14:paraId="0AE1CB5B" w14:textId="77777777" w:rsidR="00E51B32" w:rsidRDefault="00000000" w:rsidP="00D82A06">
            <w:pPr>
              <w:spacing w:before="30" w:after="30"/>
            </w:pPr>
            <w:r>
              <w:rPr>
                <w:color w:val="2D3748"/>
                <w:sz w:val="17"/>
              </w:rPr>
              <w:t>דילוג סגמנט וחישוב זמנים</w:t>
            </w:r>
          </w:p>
        </w:tc>
        <w:tc>
          <w:tcPr>
            <w:tcW w:w="3888" w:type="dxa"/>
            <w:shd w:val="clear" w:color="auto" w:fill="F7FAFC"/>
            <w:tcMar>
              <w:top w:w="80" w:type="dxa"/>
              <w:left w:w="100" w:type="dxa"/>
              <w:bottom w:w="80" w:type="dxa"/>
              <w:right w:w="100" w:type="dxa"/>
            </w:tcMar>
          </w:tcPr>
          <w:p w14:paraId="13431FCD" w14:textId="77777777" w:rsidR="00E51B32" w:rsidRDefault="00000000" w:rsidP="00D82A06">
            <w:pPr>
              <w:spacing w:before="30" w:after="30"/>
            </w:pPr>
            <w:r>
              <w:rPr>
                <w:color w:val="2D3748"/>
                <w:sz w:val="17"/>
              </w:rPr>
              <w:t>הילד דילג - לא חוזרים אחורה! בית שדולג מסומן כשגיאה וננעל לכתיבה. חישוב הזמן הכולל כולל את מלוא זמן הביצוע לסך הסגמנטים שבוצעו.</w:t>
            </w:r>
          </w:p>
        </w:tc>
        <w:tc>
          <w:tcPr>
            <w:tcW w:w="2880" w:type="dxa"/>
            <w:shd w:val="clear" w:color="auto" w:fill="F7FAFC"/>
            <w:tcMar>
              <w:top w:w="80" w:type="dxa"/>
              <w:left w:w="100" w:type="dxa"/>
              <w:bottom w:w="80" w:type="dxa"/>
              <w:right w:w="100" w:type="dxa"/>
            </w:tcMar>
          </w:tcPr>
          <w:p w14:paraId="1127C8BA" w14:textId="77777777" w:rsidR="00E51B32" w:rsidRDefault="00000000" w:rsidP="00D82A06">
            <w:pPr>
              <w:spacing w:before="30" w:after="30"/>
            </w:pPr>
            <w:r>
              <w:rPr>
                <w:color w:val="2D3748"/>
                <w:sz w:val="17"/>
              </w:rPr>
              <w:t>מנגנון Forward-Only Dynamic Lock; נעילת סגמנטים קודמים שלא מולאו; שמירת זמני ביצוע מדויקים ברמת סגמנט ובלוק.</w:t>
            </w:r>
          </w:p>
        </w:tc>
      </w:tr>
      <w:tr w:rsidR="00E51B32" w14:paraId="02F9C31D" w14:textId="77777777">
        <w:trPr>
          <w:jc w:val="center"/>
        </w:trPr>
        <w:tc>
          <w:tcPr>
            <w:tcW w:w="720" w:type="dxa"/>
            <w:shd w:val="clear" w:color="auto" w:fill="FFFFFF"/>
            <w:tcMar>
              <w:top w:w="80" w:type="dxa"/>
              <w:left w:w="100" w:type="dxa"/>
              <w:bottom w:w="80" w:type="dxa"/>
              <w:right w:w="100" w:type="dxa"/>
            </w:tcMar>
          </w:tcPr>
          <w:p w14:paraId="0F119B0F" w14:textId="77777777" w:rsidR="00E51B32" w:rsidRDefault="00000000" w:rsidP="00D82A06">
            <w:pPr>
              <w:spacing w:before="30" w:after="30"/>
            </w:pPr>
            <w:r>
              <w:rPr>
                <w:color w:val="2D3748"/>
                <w:sz w:val="17"/>
              </w:rPr>
              <w:t>5</w:t>
            </w:r>
          </w:p>
        </w:tc>
        <w:tc>
          <w:tcPr>
            <w:tcW w:w="2304" w:type="dxa"/>
            <w:shd w:val="clear" w:color="auto" w:fill="FFFFFF"/>
            <w:tcMar>
              <w:top w:w="80" w:type="dxa"/>
              <w:left w:w="100" w:type="dxa"/>
              <w:bottom w:w="80" w:type="dxa"/>
              <w:right w:w="100" w:type="dxa"/>
            </w:tcMar>
          </w:tcPr>
          <w:p w14:paraId="31764419" w14:textId="77777777" w:rsidR="00E51B32" w:rsidRDefault="00000000" w:rsidP="00D82A06">
            <w:pPr>
              <w:spacing w:before="30" w:after="30"/>
            </w:pPr>
            <w:r>
              <w:rPr>
                <w:color w:val="2D3748"/>
                <w:sz w:val="17"/>
              </w:rPr>
              <w:t>רוחב סגמנט וטולרנס (15±2 מ"מ)</w:t>
            </w:r>
          </w:p>
        </w:tc>
        <w:tc>
          <w:tcPr>
            <w:tcW w:w="3888" w:type="dxa"/>
            <w:shd w:val="clear" w:color="auto" w:fill="FFFFFF"/>
            <w:tcMar>
              <w:top w:w="80" w:type="dxa"/>
              <w:left w:w="100" w:type="dxa"/>
              <w:bottom w:w="80" w:type="dxa"/>
              <w:right w:w="100" w:type="dxa"/>
            </w:tcMar>
          </w:tcPr>
          <w:p w14:paraId="211F4F05" w14:textId="77777777" w:rsidR="00E51B32" w:rsidRDefault="00000000" w:rsidP="00D82A06">
            <w:pPr>
              <w:spacing w:before="30" w:after="30"/>
            </w:pPr>
            <w:r>
              <w:rPr>
                <w:color w:val="2D3748"/>
                <w:sz w:val="17"/>
              </w:rPr>
              <w:t xml:space="preserve">רוחב נומינלי 15 מ"מ, טולרנס מותר ±2 מ"מ (טווח תקין: 13–17 מ"מ). מעבר דרך </w:t>
            </w:r>
            <w:r>
              <w:rPr>
                <w:color w:val="2D3748"/>
                <w:sz w:val="17"/>
              </w:rPr>
              <w:lastRenderedPageBreak/>
              <w:t>שטח מעגל נקודת האמצע הוא תנאי הכרחי לצורה תקינה.</w:t>
            </w:r>
          </w:p>
        </w:tc>
        <w:tc>
          <w:tcPr>
            <w:tcW w:w="2880" w:type="dxa"/>
            <w:shd w:val="clear" w:color="auto" w:fill="FFFFFF"/>
            <w:tcMar>
              <w:top w:w="80" w:type="dxa"/>
              <w:left w:w="100" w:type="dxa"/>
              <w:bottom w:w="80" w:type="dxa"/>
              <w:right w:w="100" w:type="dxa"/>
            </w:tcMar>
          </w:tcPr>
          <w:p w14:paraId="492747C9" w14:textId="77777777" w:rsidR="00E51B32" w:rsidRDefault="00000000" w:rsidP="00D82A06">
            <w:pPr>
              <w:spacing w:before="30" w:after="30"/>
            </w:pPr>
            <w:r>
              <w:rPr>
                <w:color w:val="2D3748"/>
                <w:sz w:val="17"/>
              </w:rPr>
              <w:lastRenderedPageBreak/>
              <w:t>אלגוריתם נרמול קווי וסיווג גיאומטרי; שגיאת רוחב מחוץ ל-</w:t>
            </w:r>
            <w:r>
              <w:rPr>
                <w:color w:val="2D3748"/>
                <w:sz w:val="17"/>
              </w:rPr>
              <w:lastRenderedPageBreak/>
              <w:t>13–17 מ"מ; בדיקת פגיעה ברדיוס נקודת האמצע.</w:t>
            </w:r>
          </w:p>
        </w:tc>
      </w:tr>
      <w:tr w:rsidR="00E51B32" w14:paraId="7066370B" w14:textId="77777777">
        <w:trPr>
          <w:jc w:val="center"/>
        </w:trPr>
        <w:tc>
          <w:tcPr>
            <w:tcW w:w="720" w:type="dxa"/>
            <w:shd w:val="clear" w:color="auto" w:fill="F7FAFC"/>
            <w:tcMar>
              <w:top w:w="80" w:type="dxa"/>
              <w:left w:w="100" w:type="dxa"/>
              <w:bottom w:w="80" w:type="dxa"/>
              <w:right w:w="100" w:type="dxa"/>
            </w:tcMar>
          </w:tcPr>
          <w:p w14:paraId="42BEE1E3" w14:textId="77777777" w:rsidR="00E51B32" w:rsidRDefault="00000000" w:rsidP="00D82A06">
            <w:pPr>
              <w:spacing w:before="30" w:after="30"/>
            </w:pPr>
            <w:r>
              <w:rPr>
                <w:color w:val="2D3748"/>
                <w:sz w:val="17"/>
              </w:rPr>
              <w:lastRenderedPageBreak/>
              <w:t>6</w:t>
            </w:r>
          </w:p>
        </w:tc>
        <w:tc>
          <w:tcPr>
            <w:tcW w:w="2304" w:type="dxa"/>
            <w:shd w:val="clear" w:color="auto" w:fill="F7FAFC"/>
            <w:tcMar>
              <w:top w:w="80" w:type="dxa"/>
              <w:left w:w="100" w:type="dxa"/>
              <w:bottom w:w="80" w:type="dxa"/>
              <w:right w:w="100" w:type="dxa"/>
            </w:tcMar>
          </w:tcPr>
          <w:p w14:paraId="2FEC9DB5" w14:textId="77777777" w:rsidR="00E51B32" w:rsidRDefault="00000000" w:rsidP="00D82A06">
            <w:pPr>
              <w:spacing w:before="30" w:after="30"/>
            </w:pPr>
            <w:r>
              <w:rPr>
                <w:color w:val="2D3748"/>
                <w:sz w:val="17"/>
              </w:rPr>
              <w:t>מודל שגיאות והרמות יד</w:t>
            </w:r>
          </w:p>
        </w:tc>
        <w:tc>
          <w:tcPr>
            <w:tcW w:w="3888" w:type="dxa"/>
            <w:shd w:val="clear" w:color="auto" w:fill="F7FAFC"/>
            <w:tcMar>
              <w:top w:w="80" w:type="dxa"/>
              <w:left w:w="100" w:type="dxa"/>
              <w:bottom w:w="80" w:type="dxa"/>
              <w:right w:w="100" w:type="dxa"/>
            </w:tcMar>
          </w:tcPr>
          <w:p w14:paraId="236AE3E0" w14:textId="77777777" w:rsidR="00E51B32" w:rsidRDefault="00000000" w:rsidP="00D82A06">
            <w:pPr>
              <w:spacing w:before="30" w:after="30"/>
            </w:pPr>
            <w:r>
              <w:rPr>
                <w:color w:val="2D3748"/>
                <w:sz w:val="17"/>
              </w:rPr>
              <w:t>ברמת האות: הרמת יד בתוך האות (&gt;0) או החטאת נקודת האמצע = שגיאת אות. ברמת הבלוק: בדיקת סך הרמות יד (15 בנורמה) לאיתור קטיעות קו.</w:t>
            </w:r>
          </w:p>
        </w:tc>
        <w:tc>
          <w:tcPr>
            <w:tcW w:w="2880" w:type="dxa"/>
            <w:shd w:val="clear" w:color="auto" w:fill="F7FAFC"/>
            <w:tcMar>
              <w:top w:w="80" w:type="dxa"/>
              <w:left w:w="100" w:type="dxa"/>
              <w:bottom w:w="80" w:type="dxa"/>
              <w:right w:w="100" w:type="dxa"/>
            </w:tcMar>
          </w:tcPr>
          <w:p w14:paraId="56B4C7EA" w14:textId="77777777" w:rsidR="00E51B32" w:rsidRDefault="00000000" w:rsidP="00D82A06">
            <w:pPr>
              <w:spacing w:before="30" w:after="30"/>
            </w:pPr>
            <w:r>
              <w:rPr>
                <w:color w:val="2D3748"/>
                <w:sz w:val="17"/>
              </w:rPr>
              <w:t>חישוב שגיאות אות ובלוק; רישום קווי ריחוף (In-Air Hover) בקו צהוב רציף במעברים בין אותיות ורחובות.</w:t>
            </w:r>
          </w:p>
        </w:tc>
      </w:tr>
      <w:tr w:rsidR="00E51B32" w14:paraId="3B01F9CF" w14:textId="77777777">
        <w:trPr>
          <w:jc w:val="center"/>
        </w:trPr>
        <w:tc>
          <w:tcPr>
            <w:tcW w:w="720" w:type="dxa"/>
            <w:shd w:val="clear" w:color="auto" w:fill="FFFFFF"/>
            <w:tcMar>
              <w:top w:w="80" w:type="dxa"/>
              <w:left w:w="100" w:type="dxa"/>
              <w:bottom w:w="80" w:type="dxa"/>
              <w:right w:w="100" w:type="dxa"/>
            </w:tcMar>
          </w:tcPr>
          <w:p w14:paraId="1C5A9570" w14:textId="77777777" w:rsidR="00E51B32" w:rsidRDefault="00000000" w:rsidP="00D82A06">
            <w:pPr>
              <w:spacing w:before="30" w:after="30"/>
            </w:pPr>
            <w:r>
              <w:rPr>
                <w:color w:val="2D3748"/>
                <w:sz w:val="17"/>
              </w:rPr>
              <w:t>7</w:t>
            </w:r>
          </w:p>
        </w:tc>
        <w:tc>
          <w:tcPr>
            <w:tcW w:w="2304" w:type="dxa"/>
            <w:shd w:val="clear" w:color="auto" w:fill="FFFFFF"/>
            <w:tcMar>
              <w:top w:w="80" w:type="dxa"/>
              <w:left w:w="100" w:type="dxa"/>
              <w:bottom w:w="80" w:type="dxa"/>
              <w:right w:w="100" w:type="dxa"/>
            </w:tcMar>
          </w:tcPr>
          <w:p w14:paraId="5A23A7A7" w14:textId="77777777" w:rsidR="00E51B32" w:rsidRDefault="00000000" w:rsidP="00D82A06">
            <w:pPr>
              <w:spacing w:before="30" w:after="30"/>
            </w:pPr>
            <w:r>
              <w:rPr>
                <w:color w:val="2D3748"/>
                <w:sz w:val="17"/>
              </w:rPr>
              <w:t>משימת Transfer ומחברת שורות</w:t>
            </w:r>
          </w:p>
        </w:tc>
        <w:tc>
          <w:tcPr>
            <w:tcW w:w="3888" w:type="dxa"/>
            <w:shd w:val="clear" w:color="auto" w:fill="FFFFFF"/>
            <w:tcMar>
              <w:top w:w="80" w:type="dxa"/>
              <w:left w:w="100" w:type="dxa"/>
              <w:bottom w:w="80" w:type="dxa"/>
              <w:right w:w="100" w:type="dxa"/>
            </w:tcMar>
          </w:tcPr>
          <w:p w14:paraId="24E393D3" w14:textId="77777777" w:rsidR="00E51B32" w:rsidRDefault="00000000" w:rsidP="00D82A06">
            <w:pPr>
              <w:spacing w:before="30" w:after="30"/>
            </w:pPr>
            <w:r>
              <w:rPr>
                <w:color w:val="2D3748"/>
                <w:sz w:val="17"/>
              </w:rPr>
              <w:t>נדרשת תמיכה בתבנית מחברת שורות (NB2Pages) עם מדידת זמן בלבד. תבנית DCD מדורגת: שורה 1 נקודות מלאות, שורה 2 נקודת התחלה בלבד, שורה 3 ריקה לחלוטין.</w:t>
            </w:r>
          </w:p>
        </w:tc>
        <w:tc>
          <w:tcPr>
            <w:tcW w:w="2880" w:type="dxa"/>
            <w:shd w:val="clear" w:color="auto" w:fill="FFFFFF"/>
            <w:tcMar>
              <w:top w:w="80" w:type="dxa"/>
              <w:left w:w="100" w:type="dxa"/>
              <w:bottom w:w="80" w:type="dxa"/>
              <w:right w:w="100" w:type="dxa"/>
            </w:tcMar>
          </w:tcPr>
          <w:p w14:paraId="49AADD8B" w14:textId="77777777" w:rsidR="00E51B32" w:rsidRDefault="00000000" w:rsidP="00D82A06">
            <w:pPr>
              <w:spacing w:before="30" w:after="30"/>
            </w:pPr>
            <w:r>
              <w:rPr>
                <w:color w:val="2D3748"/>
                <w:sz w:val="17"/>
              </w:rPr>
              <w:t>מימוש מנוע רינדור מחברת שורות בטאבלט (3 שורות x 5 אותיות); מימוש תבנית DCD Scaffolding תלת-שלבית.</w:t>
            </w:r>
          </w:p>
        </w:tc>
      </w:tr>
      <w:tr w:rsidR="00E51B32" w14:paraId="3773B789" w14:textId="77777777">
        <w:trPr>
          <w:jc w:val="center"/>
        </w:trPr>
        <w:tc>
          <w:tcPr>
            <w:tcW w:w="720" w:type="dxa"/>
            <w:shd w:val="clear" w:color="auto" w:fill="F7FAFC"/>
            <w:tcMar>
              <w:top w:w="80" w:type="dxa"/>
              <w:left w:w="100" w:type="dxa"/>
              <w:bottom w:w="80" w:type="dxa"/>
              <w:right w:w="100" w:type="dxa"/>
            </w:tcMar>
          </w:tcPr>
          <w:p w14:paraId="55D94BA5" w14:textId="77777777" w:rsidR="00E51B32" w:rsidRDefault="00000000" w:rsidP="00D82A06">
            <w:pPr>
              <w:spacing w:before="30" w:after="30"/>
            </w:pPr>
            <w:r>
              <w:rPr>
                <w:color w:val="2D3748"/>
                <w:sz w:val="17"/>
              </w:rPr>
              <w:t>8</w:t>
            </w:r>
          </w:p>
        </w:tc>
        <w:tc>
          <w:tcPr>
            <w:tcW w:w="2304" w:type="dxa"/>
            <w:shd w:val="clear" w:color="auto" w:fill="F7FAFC"/>
            <w:tcMar>
              <w:top w:w="80" w:type="dxa"/>
              <w:left w:w="100" w:type="dxa"/>
              <w:bottom w:w="80" w:type="dxa"/>
              <w:right w:w="100" w:type="dxa"/>
            </w:tcMar>
          </w:tcPr>
          <w:p w14:paraId="0C37E3CB" w14:textId="77777777" w:rsidR="00E51B32" w:rsidRDefault="00000000" w:rsidP="00D82A06">
            <w:pPr>
              <w:spacing w:before="30" w:after="30"/>
            </w:pPr>
            <w:r>
              <w:rPr>
                <w:color w:val="2D3748"/>
                <w:sz w:val="17"/>
              </w:rPr>
              <w:t>מצלמות IP (Sricam SP006) ו-CMS</w:t>
            </w:r>
          </w:p>
        </w:tc>
        <w:tc>
          <w:tcPr>
            <w:tcW w:w="3888" w:type="dxa"/>
            <w:shd w:val="clear" w:color="auto" w:fill="F7FAFC"/>
            <w:tcMar>
              <w:top w:w="80" w:type="dxa"/>
              <w:left w:w="100" w:type="dxa"/>
              <w:bottom w:w="80" w:type="dxa"/>
              <w:right w:w="100" w:type="dxa"/>
            </w:tcMar>
          </w:tcPr>
          <w:p w14:paraId="572A96F8" w14:textId="77777777" w:rsidR="00E51B32" w:rsidRDefault="00000000" w:rsidP="00D82A06">
            <w:pPr>
              <w:spacing w:before="30" w:after="30"/>
            </w:pPr>
            <w:r>
              <w:rPr>
                <w:color w:val="2D3748"/>
                <w:sz w:val="17"/>
              </w:rPr>
              <w:t>המצלמות הן מצלמות IP אלחוטיות (Sricam SP006 720p). צימוד מצלמה לסשן ע"י צילום קוד QR בן 5 ספרות המוצג בטאבלט. צילום שולחן/ידיים בלבד (מניעת צילום פנים להגנת פרטיות!).</w:t>
            </w:r>
          </w:p>
        </w:tc>
        <w:tc>
          <w:tcPr>
            <w:tcW w:w="2880" w:type="dxa"/>
            <w:shd w:val="clear" w:color="auto" w:fill="F7FAFC"/>
            <w:tcMar>
              <w:top w:w="80" w:type="dxa"/>
              <w:left w:w="100" w:type="dxa"/>
              <w:bottom w:w="80" w:type="dxa"/>
              <w:right w:w="100" w:type="dxa"/>
            </w:tcMar>
          </w:tcPr>
          <w:p w14:paraId="17EE9917" w14:textId="77777777" w:rsidR="00E51B32" w:rsidRDefault="00000000" w:rsidP="00D82A06">
            <w:pPr>
              <w:spacing w:before="30" w:after="30"/>
            </w:pPr>
            <w:r>
              <w:rPr>
                <w:color w:val="2D3748"/>
                <w:sz w:val="17"/>
              </w:rPr>
              <w:t>אינטגרציית Wi-Fi IP Camera ו-CMS; כפתור [Preview] בעמדת המאבחן לכיוונון זווית; כפתור [SHOW VIDEO] עם סגירת [X] בקוקפיט כיתתי.</w:t>
            </w:r>
          </w:p>
        </w:tc>
      </w:tr>
      <w:tr w:rsidR="00E51B32" w14:paraId="3F2D4234" w14:textId="77777777">
        <w:trPr>
          <w:jc w:val="center"/>
        </w:trPr>
        <w:tc>
          <w:tcPr>
            <w:tcW w:w="720" w:type="dxa"/>
            <w:shd w:val="clear" w:color="auto" w:fill="FFFFFF"/>
            <w:tcMar>
              <w:top w:w="80" w:type="dxa"/>
              <w:left w:w="100" w:type="dxa"/>
              <w:bottom w:w="80" w:type="dxa"/>
              <w:right w:w="100" w:type="dxa"/>
            </w:tcMar>
          </w:tcPr>
          <w:p w14:paraId="6D54D4BD" w14:textId="77777777" w:rsidR="00E51B32" w:rsidRDefault="00000000" w:rsidP="00D82A06">
            <w:pPr>
              <w:spacing w:before="30" w:after="30"/>
            </w:pPr>
            <w:r>
              <w:rPr>
                <w:color w:val="2D3748"/>
                <w:sz w:val="17"/>
              </w:rPr>
              <w:t>9</w:t>
            </w:r>
          </w:p>
        </w:tc>
        <w:tc>
          <w:tcPr>
            <w:tcW w:w="2304" w:type="dxa"/>
            <w:shd w:val="clear" w:color="auto" w:fill="FFFFFF"/>
            <w:tcMar>
              <w:top w:w="80" w:type="dxa"/>
              <w:left w:w="100" w:type="dxa"/>
              <w:bottom w:w="80" w:type="dxa"/>
              <w:right w:w="100" w:type="dxa"/>
            </w:tcMar>
          </w:tcPr>
          <w:p w14:paraId="6A724BEC" w14:textId="77777777" w:rsidR="00E51B32" w:rsidRDefault="00000000" w:rsidP="00D82A06">
            <w:pPr>
              <w:spacing w:before="30" w:after="30"/>
            </w:pPr>
            <w:r>
              <w:rPr>
                <w:color w:val="2D3748"/>
                <w:sz w:val="17"/>
              </w:rPr>
              <w:t>ריבוי שפות ותבניות מראה</w:t>
            </w:r>
          </w:p>
        </w:tc>
        <w:tc>
          <w:tcPr>
            <w:tcW w:w="3888" w:type="dxa"/>
            <w:shd w:val="clear" w:color="auto" w:fill="FFFFFF"/>
            <w:tcMar>
              <w:top w:w="80" w:type="dxa"/>
              <w:left w:w="100" w:type="dxa"/>
              <w:bottom w:w="80" w:type="dxa"/>
              <w:right w:w="100" w:type="dxa"/>
            </w:tcMar>
          </w:tcPr>
          <w:p w14:paraId="3DD780EA" w14:textId="77777777" w:rsidR="00E51B32" w:rsidRDefault="00000000" w:rsidP="00D82A06">
            <w:pPr>
              <w:spacing w:before="30" w:after="30"/>
            </w:pPr>
            <w:r>
              <w:rPr>
                <w:color w:val="2D3748"/>
                <w:sz w:val="17"/>
              </w:rPr>
              <w:t>תמיכה בריבוי שפות (עברית, אנגלית, ערבית) ב-UI. בלוקים בשפות LTR (אנגלית) הינם תמונת ראי מלאה: רחובות משמאל לימין ואות מומצאת הפוכה אופקית.</w:t>
            </w:r>
          </w:p>
        </w:tc>
        <w:tc>
          <w:tcPr>
            <w:tcW w:w="2880" w:type="dxa"/>
            <w:shd w:val="clear" w:color="auto" w:fill="FFFFFF"/>
            <w:tcMar>
              <w:top w:w="80" w:type="dxa"/>
              <w:left w:w="100" w:type="dxa"/>
              <w:bottom w:w="80" w:type="dxa"/>
              <w:right w:w="100" w:type="dxa"/>
            </w:tcMar>
          </w:tcPr>
          <w:p w14:paraId="0F79653B" w14:textId="77777777" w:rsidR="00E51B32" w:rsidRDefault="00000000" w:rsidP="00D82A06">
            <w:pPr>
              <w:spacing w:before="30" w:after="30"/>
            </w:pPr>
            <w:r>
              <w:rPr>
                <w:color w:val="2D3748"/>
                <w:sz w:val="17"/>
              </w:rPr>
              <w:t>בחירת שפת ממשק בכניסה למערכת ובחירת שפת תלמיד ב-Intake; מנוע גיאומטרי לשיקוף ראי של קואורדינטות הבלוק והאותיות.</w:t>
            </w:r>
          </w:p>
        </w:tc>
      </w:tr>
    </w:tbl>
    <w:p w14:paraId="4651A074" w14:textId="77777777" w:rsidR="00E51B32" w:rsidRDefault="00E51B32" w:rsidP="00D82A06">
      <w:pPr>
        <w:spacing w:before="40" w:after="80"/>
      </w:pPr>
    </w:p>
    <w:p w14:paraId="44855AA2" w14:textId="77777777" w:rsidR="00E51B32" w:rsidRDefault="00000000" w:rsidP="00D82A06">
      <w:pPr>
        <w:spacing w:before="280" w:after="80"/>
      </w:pPr>
      <w:r>
        <w:rPr>
          <w:b/>
          <w:color w:val="1A365D"/>
          <w:sz w:val="28"/>
        </w:rPr>
        <w:t>3. ארכיטקטורת תוכנה, רשת מקומית ותת-מערכת מצלמות IP</w:t>
      </w:r>
    </w:p>
    <w:p w14:paraId="4AF2C02F" w14:textId="77777777" w:rsidR="00E51B32" w:rsidRDefault="00000000" w:rsidP="00D82A06">
      <w:pPr>
        <w:spacing w:before="40" w:after="80"/>
      </w:pPr>
      <w:r>
        <w:rPr>
          <w:color w:val="2D3748"/>
          <w:sz w:val="20"/>
        </w:rPr>
        <w:t>ארכיטקטורת המערכת מבוססת על תשתית מקומית ללא תלות באינטרנט חיצוני, תוך שילוב מצלמות IP אלחוטיות ומערכת ניהול מצלמות (CMS):</w:t>
      </w:r>
    </w:p>
    <w:p w14:paraId="5DC3A1EA" w14:textId="77777777" w:rsidR="00E51B32" w:rsidRDefault="00000000" w:rsidP="00D82A06">
      <w:pPr>
        <w:spacing w:before="180" w:after="60"/>
      </w:pPr>
      <w:r>
        <w:rPr>
          <w:b/>
          <w:color w:val="2B6CB0"/>
          <w:sz w:val="23"/>
        </w:rPr>
        <w:t>3.1 תת-מערכת מצלמות IP אלחוטיות (Sricam SP006) ומערכת CMS</w:t>
      </w:r>
    </w:p>
    <w:p w14:paraId="35277BDB" w14:textId="77777777" w:rsidR="00E51B32" w:rsidRDefault="00000000" w:rsidP="00D82A06">
      <w:pPr>
        <w:spacing w:before="30" w:after="50"/>
        <w:ind w:right="360"/>
      </w:pPr>
      <w:r>
        <w:rPr>
          <w:b/>
          <w:color w:val="2B6CB0"/>
          <w:sz w:val="20"/>
        </w:rPr>
        <w:t xml:space="preserve">• </w:t>
      </w:r>
      <w:r>
        <w:rPr>
          <w:b/>
          <w:color w:val="1A365D"/>
          <w:sz w:val="20"/>
        </w:rPr>
        <w:t xml:space="preserve">מצלמות IP ייעודיות לשולחן האבחון: </w:t>
      </w:r>
      <w:r>
        <w:rPr>
          <w:color w:val="2D3748"/>
          <w:sz w:val="20"/>
        </w:rPr>
        <w:t>המצלמות המשמשות לתיעוד האבחון הינן מצלמות IP אלחוטיות מדגם Sricam SP006 720p Wireless Indoor IP Camera. המצלמות מתחברות לרשת ה-Wi-Fi המקומית של בית הספר/הקליניקה ומשדרות וידאו בפרוטוקול RTSP/H.264.</w:t>
      </w:r>
    </w:p>
    <w:p w14:paraId="46C73EF9" w14:textId="77777777" w:rsidR="00E51B32" w:rsidRDefault="00000000" w:rsidP="00D82A06">
      <w:pPr>
        <w:spacing w:before="30" w:after="50"/>
        <w:ind w:right="360"/>
      </w:pPr>
      <w:r>
        <w:rPr>
          <w:b/>
          <w:color w:val="2B6CB0"/>
          <w:sz w:val="20"/>
        </w:rPr>
        <w:t xml:space="preserve">• </w:t>
      </w:r>
      <w:r>
        <w:rPr>
          <w:b/>
          <w:color w:val="1A365D"/>
          <w:sz w:val="20"/>
        </w:rPr>
        <w:t xml:space="preserve">צימוד מצלמה לסשן באמצעות סריקת QR Code: </w:t>
      </w:r>
      <w:r>
        <w:rPr>
          <w:color w:val="2D3748"/>
          <w:sz w:val="20"/>
        </w:rPr>
        <w:t>לאחר צימוד הטאבלט לסשן, מוצג על גבי מסך הטאבלט קוד QR המקודד את מזהה הסשן ואת קוד ה-PIN בן 5 הספרות. צימוד המצלמה לטאבלט מתבצע באמצעות הצגת הטאבלט מול עדשת המצלמה (או סריקה מקבילה), המבצעת שיוך חד-חד-ערכי במערכת ה-CMS.</w:t>
      </w:r>
    </w:p>
    <w:p w14:paraId="64C7BC0F" w14:textId="77777777" w:rsidR="00E51B32" w:rsidRDefault="00000000" w:rsidP="00D82A06">
      <w:pPr>
        <w:spacing w:before="30" w:after="50"/>
        <w:ind w:right="360"/>
      </w:pPr>
      <w:r>
        <w:rPr>
          <w:b/>
          <w:color w:val="2B6CB0"/>
          <w:sz w:val="20"/>
        </w:rPr>
        <w:t xml:space="preserve">• </w:t>
      </w:r>
      <w:r>
        <w:rPr>
          <w:b/>
          <w:color w:val="1A365D"/>
          <w:sz w:val="20"/>
        </w:rPr>
        <w:t xml:space="preserve">הגנת פרטיות וכיוונון שולחן בלבד (Desk &amp; Hands Only): </w:t>
      </w:r>
      <w:r>
        <w:rPr>
          <w:color w:val="2D3748"/>
          <w:sz w:val="20"/>
        </w:rPr>
        <w:t>המצלמה ממוקמת על גבי שולחן האבחון כך שהיא מצלמת אך ורק את משטח העבודה, הטאבלט ותנועת הידיים של הילד. צילום פני הילד נאסר מטעמי אתיקה והגנת פרטיות. עמדת המאבחן כוללת כפתור [Preview] המציג חלון תצוגה מקדימה ומאפשר למאבחן לוודא ולכוונן את מיקום המצלמה טרם תחילת המבדק.</w:t>
      </w:r>
    </w:p>
    <w:p w14:paraId="5D8670FA" w14:textId="77777777" w:rsidR="00E51B32" w:rsidRDefault="00000000" w:rsidP="00D82A06">
      <w:pPr>
        <w:spacing w:before="30" w:after="50"/>
        <w:ind w:right="360"/>
      </w:pPr>
      <w:r>
        <w:rPr>
          <w:b/>
          <w:color w:val="2B6CB0"/>
          <w:sz w:val="20"/>
        </w:rPr>
        <w:t xml:space="preserve">• </w:t>
      </w:r>
      <w:r>
        <w:rPr>
          <w:b/>
          <w:color w:val="1A365D"/>
          <w:sz w:val="20"/>
        </w:rPr>
        <w:t xml:space="preserve">מערכת ניהול מצלמות כיתתית (CMS Multi-Student Integration): </w:t>
      </w:r>
      <w:r>
        <w:rPr>
          <w:color w:val="2D3748"/>
          <w:sz w:val="20"/>
        </w:rPr>
        <w:t>במצב כיתתי (Multi-Student Classroom), מערכת ה-CMS מנהלת עד 6 ערוצי וידאו מקביליים על גבי נתב ה-Wi-Fi. בקוקפיט הכיתתי, לחיצה על כפתור [SHOW VIDEO] בכל כרטיס תלמיד פותחת חלון וידאו חי ייעודי מעל הקנבס, הכולל כפתור [X] לסגירה מהירה.</w:t>
      </w:r>
    </w:p>
    <w:p w14:paraId="09A90562" w14:textId="77777777" w:rsidR="00E51B32" w:rsidRDefault="00000000" w:rsidP="00D82A06">
      <w:pPr>
        <w:spacing w:before="180" w:after="60"/>
      </w:pPr>
      <w:r>
        <w:rPr>
          <w:b/>
          <w:color w:val="2B6CB0"/>
          <w:sz w:val="23"/>
        </w:rPr>
        <w:t>3.2 תשתית ערוץ ישיר P2P וסנכרון אסינכרוני</w:t>
      </w:r>
    </w:p>
    <w:p w14:paraId="34403CEB" w14:textId="77777777" w:rsidR="00E51B32" w:rsidRDefault="00000000" w:rsidP="00D82A06">
      <w:pPr>
        <w:spacing w:before="30" w:after="50"/>
        <w:ind w:right="360"/>
      </w:pPr>
      <w:r>
        <w:rPr>
          <w:b/>
          <w:color w:val="2B6CB0"/>
          <w:sz w:val="20"/>
        </w:rPr>
        <w:t xml:space="preserve">• </w:t>
      </w:r>
      <w:r>
        <w:rPr>
          <w:b/>
          <w:color w:val="1A365D"/>
          <w:sz w:val="20"/>
        </w:rPr>
        <w:t xml:space="preserve">ערוץ תקשורת ישיר P2P (WebRTC DataChannel): </w:t>
      </w:r>
      <w:r>
        <w:rPr>
          <w:color w:val="2D3748"/>
          <w:sz w:val="20"/>
        </w:rPr>
        <w:t>כלל נתוני ה-EMR זורמים ישירות מהטאבלט לעמדת המאבחן ברשת ה-Wi-Fi המקומית בשיהוי הנמוך מ-15 מילי-שניות, ללא תלות בחיבור ה-WAN החיצוני.</w:t>
      </w:r>
    </w:p>
    <w:p w14:paraId="1F6DE5AE" w14:textId="77777777" w:rsidR="00E51B32" w:rsidRDefault="00000000" w:rsidP="00D82A06">
      <w:pPr>
        <w:spacing w:before="30" w:after="50"/>
        <w:ind w:right="360"/>
      </w:pPr>
      <w:r>
        <w:rPr>
          <w:b/>
          <w:color w:val="2B6CB0"/>
          <w:sz w:val="20"/>
        </w:rPr>
        <w:lastRenderedPageBreak/>
        <w:t xml:space="preserve">• </w:t>
      </w:r>
      <w:r>
        <w:rPr>
          <w:b/>
          <w:color w:val="1A365D"/>
          <w:sz w:val="20"/>
        </w:rPr>
        <w:t xml:space="preserve">איגום נתונים (Batching Window של 3–5 דגימות): </w:t>
      </w:r>
      <w:r>
        <w:rPr>
          <w:color w:val="2D3748"/>
          <w:sz w:val="20"/>
        </w:rPr>
        <w:t>נתוני העט מאוגמים בחבילות של 3–5 דגימות (כל 15–25 מילי-שניות) לצמצום תקורת הרשת תוך שמירה על שיקוף חלק בקצב 60 FPS.</w:t>
      </w:r>
    </w:p>
    <w:p w14:paraId="561103AD" w14:textId="77777777" w:rsidR="00E51B32" w:rsidRDefault="00000000" w:rsidP="00D82A06">
      <w:pPr>
        <w:spacing w:before="30" w:after="50"/>
        <w:ind w:right="360"/>
      </w:pPr>
      <w:r>
        <w:rPr>
          <w:b/>
          <w:color w:val="2B6CB0"/>
          <w:sz w:val="20"/>
        </w:rPr>
        <w:t xml:space="preserve">• </w:t>
      </w:r>
      <w:r>
        <w:rPr>
          <w:b/>
          <w:color w:val="1A365D"/>
          <w:sz w:val="20"/>
        </w:rPr>
        <w:t xml:space="preserve">אגירה מקומית וסנכרון אסינכרוני: </w:t>
      </w:r>
      <w:r>
        <w:rPr>
          <w:color w:val="2D3748"/>
          <w:sz w:val="20"/>
        </w:rPr>
        <w:t>הנתונים נשמרים מקומית ב-IndexedDB, סרטוני ה-RTSP נשמרים מקומית ב-OPFS/קובץ MP4 מקומי, ומנוע סנכרון שקט מעלה אותם ל-PostgreSQL, TimescaleDB ו-MinIO במצב Idle.</w:t>
      </w:r>
    </w:p>
    <w:p w14:paraId="65C6D7EA" w14:textId="77777777" w:rsidR="00E51B32" w:rsidRDefault="00000000" w:rsidP="00D82A06">
      <w:pPr>
        <w:spacing w:before="280" w:after="80"/>
        <w:rPr>
          <w:ins w:id="20" w:author="Yaki Grossman" w:date="2026-10-15T18:57:00Z" w16du:dateUtc="2026-10-15T15:57:00Z"/>
          <w:b/>
          <w:color w:val="1A365D"/>
          <w:sz w:val="28"/>
          <w:rtl w:val="0"/>
        </w:rPr>
      </w:pPr>
      <w:r>
        <w:rPr>
          <w:b/>
          <w:color w:val="1A365D"/>
          <w:sz w:val="28"/>
        </w:rPr>
        <w:t>4. מילון פקודות ואירועים מעודכן (WebSocket / P2P OpCodes)</w:t>
      </w:r>
    </w:p>
    <w:p w14:paraId="3BEC1011" w14:textId="076C333A" w:rsidR="00EC10D9" w:rsidRDefault="00EC10D9" w:rsidP="00D82A06">
      <w:pPr>
        <w:spacing w:before="280" w:after="80"/>
        <w:rPr>
          <w:ins w:id="21" w:author="Yaki Grossman" w:date="2026-10-15T19:15:00Z" w16du:dateUtc="2026-10-15T16:15:00Z"/>
          <w:b/>
          <w:color w:val="1A365D"/>
          <w:sz w:val="28"/>
        </w:rPr>
      </w:pPr>
      <w:ins w:id="22" w:author="Yaki Grossman" w:date="2026-10-15T18:57:00Z" w16du:dateUtc="2026-10-15T15:57:00Z">
        <w:r>
          <w:rPr>
            <w:b/>
            <w:color w:val="1A365D"/>
            <w:sz w:val="28"/>
            <w:rtl w:val="0"/>
          </w:rPr>
          <w:t>**</w:t>
        </w:r>
        <w:r w:rsidR="00DE5163">
          <w:rPr>
            <w:rFonts w:hint="cs"/>
            <w:b/>
            <w:color w:val="1A365D"/>
            <w:sz w:val="28"/>
          </w:rPr>
          <w:t xml:space="preserve"> כל הטיימרים </w:t>
        </w:r>
        <w:r w:rsidR="00F93E54">
          <w:rPr>
            <w:rFonts w:hint="cs"/>
            <w:b/>
            <w:color w:val="1A365D"/>
            <w:sz w:val="28"/>
          </w:rPr>
          <w:t>המשמשים בפו</w:t>
        </w:r>
      </w:ins>
      <w:ins w:id="23" w:author="Yaki Grossman" w:date="2026-10-15T18:58:00Z" w16du:dateUtc="2026-10-15T15:58:00Z">
        <w:r w:rsidR="00F93E54">
          <w:rPr>
            <w:rFonts w:hint="cs"/>
            <w:b/>
            <w:color w:val="1A365D"/>
            <w:sz w:val="28"/>
          </w:rPr>
          <w:t>נקציות השונות במערכ</w:t>
        </w:r>
        <w:r w:rsidR="00F11668">
          <w:rPr>
            <w:rFonts w:hint="cs"/>
            <w:b/>
            <w:color w:val="1A365D"/>
            <w:sz w:val="28"/>
          </w:rPr>
          <w:t xml:space="preserve">ת למדידה או כטריגר לפעולה יהיו </w:t>
        </w:r>
      </w:ins>
      <w:ins w:id="24" w:author="Yaki Grossman" w:date="2026-10-15T18:59:00Z" w16du:dateUtc="2026-10-15T15:59:00Z">
        <w:r w:rsidR="00117B56">
          <w:rPr>
            <w:rFonts w:hint="cs"/>
            <w:b/>
            <w:color w:val="1A365D"/>
            <w:sz w:val="28"/>
          </w:rPr>
          <w:t xml:space="preserve">אפשרים לקינפוג ב </w:t>
        </w:r>
      </w:ins>
      <w:ins w:id="25" w:author="Yaki Grossman" w:date="2026-10-15T19:12:00Z" w16du:dateUtc="2026-10-15T16:12:00Z">
        <w:r w:rsidR="00974E76">
          <w:rPr>
            <w:rFonts w:hint="cs"/>
            <w:b/>
            <w:color w:val="1A365D"/>
            <w:sz w:val="28"/>
          </w:rPr>
          <w:t>2</w:t>
        </w:r>
      </w:ins>
      <w:ins w:id="26" w:author="Yaki Grossman" w:date="2026-10-15T18:59:00Z" w16du:dateUtc="2026-10-15T15:59:00Z">
        <w:r w:rsidR="00117B56">
          <w:rPr>
            <w:rFonts w:hint="cs"/>
            <w:b/>
            <w:color w:val="1A365D"/>
            <w:sz w:val="28"/>
          </w:rPr>
          <w:t xml:space="preserve"> רמות </w:t>
        </w:r>
        <w:r w:rsidR="00DF1F61">
          <w:rPr>
            <w:rFonts w:hint="cs"/>
            <w:b/>
            <w:color w:val="1A365D"/>
            <w:sz w:val="28"/>
          </w:rPr>
          <w:t xml:space="preserve">שעושות </w:t>
        </w:r>
        <w:r w:rsidR="00DF1F61">
          <w:rPr>
            <w:b/>
            <w:color w:val="1A365D"/>
            <w:sz w:val="28"/>
            <w:rtl w:val="0"/>
          </w:rPr>
          <w:t>override</w:t>
        </w:r>
        <w:r w:rsidR="00DF1F61">
          <w:rPr>
            <w:rFonts w:hint="cs"/>
            <w:b/>
            <w:color w:val="1A365D"/>
            <w:sz w:val="28"/>
          </w:rPr>
          <w:t xml:space="preserve"> </w:t>
        </w:r>
      </w:ins>
      <w:ins w:id="27" w:author="Yaki Grossman" w:date="2026-10-15T19:00:00Z" w16du:dateUtc="2026-10-15T16:00:00Z">
        <w:r w:rsidR="00DF1F61">
          <w:rPr>
            <w:rFonts w:hint="cs"/>
            <w:b/>
            <w:color w:val="1A365D"/>
            <w:sz w:val="28"/>
          </w:rPr>
          <w:t>האחת לשניה על פי ההי</w:t>
        </w:r>
        <w:r w:rsidR="00EA5168">
          <w:rPr>
            <w:rFonts w:hint="cs"/>
            <w:b/>
            <w:color w:val="1A365D"/>
            <w:sz w:val="28"/>
          </w:rPr>
          <w:t xml:space="preserve">ררכיה הבאה:  </w:t>
        </w:r>
        <w:r w:rsidR="00EA5168">
          <w:rPr>
            <w:b/>
            <w:color w:val="1A365D"/>
            <w:sz w:val="28"/>
            <w:rtl w:val="0"/>
          </w:rPr>
          <w:t>Domain</w:t>
        </w:r>
        <w:r w:rsidR="00EA5168">
          <w:rPr>
            <w:rFonts w:hint="cs"/>
            <w:b/>
            <w:color w:val="1A365D"/>
            <w:sz w:val="28"/>
          </w:rPr>
          <w:t xml:space="preserve"> &gt; מערכ</w:t>
        </w:r>
      </w:ins>
      <w:ins w:id="28" w:author="Yaki Grossman" w:date="2026-10-15T19:01:00Z" w16du:dateUtc="2026-10-15T16:01:00Z">
        <w:r w:rsidR="005537E4">
          <w:rPr>
            <w:rFonts w:hint="cs"/>
            <w:b/>
            <w:color w:val="1A365D"/>
            <w:sz w:val="28"/>
          </w:rPr>
          <w:t>ת</w:t>
        </w:r>
        <w:r w:rsidR="000B450C">
          <w:rPr>
            <w:rFonts w:hint="cs"/>
            <w:b/>
            <w:color w:val="1A365D"/>
            <w:sz w:val="28"/>
          </w:rPr>
          <w:t>.  קביעת</w:t>
        </w:r>
      </w:ins>
      <w:ins w:id="29" w:author="Yaki Grossman" w:date="2026-10-15T19:14:00Z" w16du:dateUtc="2026-10-15T16:14:00Z">
        <w:r w:rsidR="00AD30F8">
          <w:rPr>
            <w:rFonts w:hint="cs"/>
            <w:b/>
            <w:color w:val="1A365D"/>
            <w:sz w:val="28"/>
          </w:rPr>
          <w:t xml:space="preserve"> \ שינוי </w:t>
        </w:r>
      </w:ins>
      <w:ins w:id="30" w:author="Yaki Grossman" w:date="2026-10-15T19:01:00Z" w16du:dateUtc="2026-10-15T16:01:00Z">
        <w:r w:rsidR="000B450C">
          <w:rPr>
            <w:rFonts w:hint="cs"/>
            <w:b/>
            <w:color w:val="1A365D"/>
            <w:sz w:val="28"/>
          </w:rPr>
          <w:t>הטיימר</w:t>
        </w:r>
      </w:ins>
      <w:ins w:id="31" w:author="Yaki Grossman" w:date="2026-10-15T19:02:00Z" w16du:dateUtc="2026-10-15T16:02:00Z">
        <w:r w:rsidR="000B450C">
          <w:rPr>
            <w:rFonts w:hint="cs"/>
            <w:b/>
            <w:color w:val="1A365D"/>
            <w:sz w:val="28"/>
          </w:rPr>
          <w:t>ים</w:t>
        </w:r>
      </w:ins>
      <w:ins w:id="32" w:author="Yaki Grossman" w:date="2026-10-15T19:14:00Z" w16du:dateUtc="2026-10-15T16:14:00Z">
        <w:r w:rsidR="00AD30F8">
          <w:rPr>
            <w:rFonts w:hint="cs"/>
            <w:b/>
            <w:color w:val="1A365D"/>
            <w:sz w:val="28"/>
          </w:rPr>
          <w:t xml:space="preserve"> </w:t>
        </w:r>
      </w:ins>
      <w:ins w:id="33" w:author="Yaki Grossman" w:date="2026-10-15T19:15:00Z" w16du:dateUtc="2026-10-15T16:15:00Z">
        <w:r w:rsidR="00AD30F8">
          <w:rPr>
            <w:rFonts w:hint="cs"/>
            <w:b/>
            <w:color w:val="1A365D"/>
            <w:sz w:val="28"/>
          </w:rPr>
          <w:t>מ</w:t>
        </w:r>
      </w:ins>
      <w:ins w:id="34" w:author="Yaki Grossman" w:date="2026-10-15T19:14:00Z" w16du:dateUtc="2026-10-15T16:14:00Z">
        <w:r w:rsidR="00AD30F8">
          <w:rPr>
            <w:rFonts w:hint="cs"/>
            <w:b/>
            <w:color w:val="1A365D"/>
            <w:sz w:val="28"/>
          </w:rPr>
          <w:t xml:space="preserve">ברירת המחדל </w:t>
        </w:r>
      </w:ins>
      <w:ins w:id="35" w:author="Yaki Grossman" w:date="2026-10-15T19:02:00Z" w16du:dateUtc="2026-10-15T16:02:00Z">
        <w:r w:rsidR="000B450C">
          <w:rPr>
            <w:rFonts w:hint="cs"/>
            <w:b/>
            <w:color w:val="1A365D"/>
            <w:sz w:val="28"/>
          </w:rPr>
          <w:t xml:space="preserve"> </w:t>
        </w:r>
        <w:r w:rsidR="0060219B">
          <w:rPr>
            <w:rFonts w:hint="cs"/>
            <w:b/>
            <w:color w:val="1A365D"/>
            <w:sz w:val="28"/>
          </w:rPr>
          <w:t xml:space="preserve">ל </w:t>
        </w:r>
        <w:r w:rsidR="0060219B">
          <w:rPr>
            <w:b/>
            <w:color w:val="1A365D"/>
            <w:sz w:val="28"/>
            <w:rtl w:val="0"/>
          </w:rPr>
          <w:t>Domain</w:t>
        </w:r>
        <w:r w:rsidR="0060219B">
          <w:rPr>
            <w:rFonts w:hint="cs"/>
            <w:b/>
            <w:color w:val="1A365D"/>
            <w:sz w:val="28"/>
          </w:rPr>
          <w:t xml:space="preserve"> ומערכת תעשה על ידי מנהלן המערכת</w:t>
        </w:r>
      </w:ins>
      <w:ins w:id="36" w:author="Yaki Grossman" w:date="2026-10-15T19:03:00Z" w16du:dateUtc="2026-10-15T16:03:00Z">
        <w:r w:rsidR="00EE58BF">
          <w:rPr>
            <w:rFonts w:hint="cs"/>
            <w:b/>
            <w:color w:val="1A365D"/>
            <w:sz w:val="28"/>
          </w:rPr>
          <w:t xml:space="preserve">י לפני תחילת </w:t>
        </w:r>
        <w:r w:rsidR="000609E9">
          <w:rPr>
            <w:rFonts w:hint="cs"/>
            <w:b/>
            <w:color w:val="1A365D"/>
            <w:sz w:val="28"/>
          </w:rPr>
          <w:t>תהליך ה</w:t>
        </w:r>
      </w:ins>
      <w:ins w:id="37" w:author="Yaki Grossman" w:date="2026-10-15T19:04:00Z" w16du:dateUtc="2026-10-15T16:04:00Z">
        <w:r w:rsidR="000609E9">
          <w:rPr>
            <w:rFonts w:hint="cs"/>
            <w:b/>
            <w:color w:val="1A365D"/>
            <w:sz w:val="28"/>
          </w:rPr>
          <w:t>אבחון.  לא ניתן יהיה לשנות טיימרים במעבר בין השלבים.</w:t>
        </w:r>
      </w:ins>
    </w:p>
    <w:p w14:paraId="61C0728B" w14:textId="4EE481CB" w:rsidR="00AD30F8" w:rsidRDefault="00C3521D" w:rsidP="00D82A06">
      <w:pPr>
        <w:spacing w:before="280" w:after="80"/>
        <w:rPr>
          <w:rFonts w:hint="cs"/>
        </w:rPr>
      </w:pPr>
      <w:ins w:id="38" w:author="Yaki Grossman" w:date="2026-10-15T19:15:00Z" w16du:dateUtc="2026-10-15T16:15:00Z">
        <w:r>
          <w:rPr>
            <w:rFonts w:hint="cs"/>
            <w:b/>
            <w:color w:val="1A365D"/>
            <w:sz w:val="28"/>
          </w:rPr>
          <w:t xml:space="preserve">במודול האנליטי המשווה נתונים קבוצתיים בין </w:t>
        </w:r>
      </w:ins>
      <w:ins w:id="39" w:author="Yaki Grossman" w:date="2026-10-15T19:16:00Z" w16du:dateUtc="2026-10-15T16:16:00Z">
        <w:r w:rsidR="00074312">
          <w:rPr>
            <w:b/>
            <w:color w:val="1A365D"/>
            <w:sz w:val="28"/>
            <w:rtl w:val="0"/>
          </w:rPr>
          <w:t>domains</w:t>
        </w:r>
        <w:r w:rsidR="00074312">
          <w:rPr>
            <w:rFonts w:hint="cs"/>
            <w:b/>
            <w:color w:val="1A365D"/>
            <w:sz w:val="28"/>
          </w:rPr>
          <w:t xml:space="preserve"> שונים </w:t>
        </w:r>
        <w:r w:rsidR="00EA04BF">
          <w:rPr>
            <w:rFonts w:hint="cs"/>
            <w:b/>
            <w:color w:val="1A365D"/>
            <w:sz w:val="28"/>
          </w:rPr>
          <w:t xml:space="preserve">ניתן יהיה להציג את המדידות והציונים </w:t>
        </w:r>
        <w:r w:rsidR="00F24962">
          <w:rPr>
            <w:rFonts w:hint="cs"/>
            <w:b/>
            <w:color w:val="1A365D"/>
            <w:sz w:val="28"/>
          </w:rPr>
          <w:t>תוך בחירה</w:t>
        </w:r>
      </w:ins>
      <w:ins w:id="40" w:author="Yaki Grossman" w:date="2026-10-15T19:17:00Z" w16du:dateUtc="2026-10-15T16:17:00Z">
        <w:r w:rsidR="00F24962">
          <w:rPr>
            <w:rFonts w:hint="cs"/>
            <w:b/>
            <w:color w:val="1A365D"/>
            <w:sz w:val="28"/>
          </w:rPr>
          <w:t xml:space="preserve"> </w:t>
        </w:r>
      </w:ins>
      <w:ins w:id="41" w:author="Yaki Grossman" w:date="2026-10-15T19:20:00Z" w16du:dateUtc="2026-10-15T16:20:00Z">
        <w:r w:rsidR="000C345C">
          <w:rPr>
            <w:rFonts w:hint="cs"/>
            <w:b/>
            <w:color w:val="1A365D"/>
            <w:sz w:val="28"/>
          </w:rPr>
          <w:t xml:space="preserve">של האנליסט </w:t>
        </w:r>
      </w:ins>
      <w:ins w:id="42" w:author="Yaki Grossman" w:date="2026-10-15T19:17:00Z" w16du:dateUtc="2026-10-15T16:17:00Z">
        <w:r w:rsidR="00F24962">
          <w:rPr>
            <w:rFonts w:hint="cs"/>
            <w:b/>
            <w:color w:val="1A365D"/>
            <w:sz w:val="28"/>
          </w:rPr>
          <w:t xml:space="preserve">באפשרות הצגה עם </w:t>
        </w:r>
        <w:r w:rsidR="00F24962">
          <w:rPr>
            <w:b/>
            <w:color w:val="1A365D"/>
            <w:sz w:val="28"/>
            <w:rtl w:val="0"/>
          </w:rPr>
          <w:t>factoring</w:t>
        </w:r>
        <w:r w:rsidR="00F24962">
          <w:rPr>
            <w:rFonts w:hint="cs"/>
            <w:b/>
            <w:color w:val="1A365D"/>
            <w:sz w:val="28"/>
          </w:rPr>
          <w:t xml:space="preserve"> לציון</w:t>
        </w:r>
        <w:r w:rsidR="00D11EDD">
          <w:rPr>
            <w:rFonts w:hint="cs"/>
            <w:b/>
            <w:color w:val="1A365D"/>
            <w:sz w:val="28"/>
          </w:rPr>
          <w:t xml:space="preserve"> המבוסס על ערך הטיימר הרלבנטי של הד</w:t>
        </w:r>
      </w:ins>
      <w:ins w:id="43" w:author="Yaki Grossman" w:date="2026-10-15T19:18:00Z" w16du:dateUtc="2026-10-15T16:18:00Z">
        <w:r w:rsidR="00D11EDD">
          <w:rPr>
            <w:rFonts w:hint="cs"/>
            <w:b/>
            <w:color w:val="1A365D"/>
            <w:sz w:val="28"/>
          </w:rPr>
          <w:t xml:space="preserve">ומיין </w:t>
        </w:r>
        <w:r w:rsidR="00E9406F">
          <w:rPr>
            <w:rFonts w:hint="cs"/>
            <w:b/>
            <w:color w:val="1A365D"/>
            <w:sz w:val="28"/>
          </w:rPr>
          <w:t>ביחס לערך הטיימר במערכת</w:t>
        </w:r>
        <w:r w:rsidR="00A7005A">
          <w:rPr>
            <w:rFonts w:hint="cs"/>
            <w:b/>
            <w:color w:val="1A365D"/>
            <w:sz w:val="28"/>
          </w:rPr>
          <w:t>. המשמעות היא שחלק מהאבחון יש לשמור</w:t>
        </w:r>
      </w:ins>
      <w:ins w:id="44" w:author="Yaki Grossman" w:date="2026-10-15T19:19:00Z" w16du:dateUtc="2026-10-15T16:19:00Z">
        <w:r w:rsidR="00A7005A">
          <w:rPr>
            <w:rFonts w:hint="cs"/>
            <w:b/>
            <w:color w:val="1A365D"/>
            <w:sz w:val="28"/>
          </w:rPr>
          <w:t xml:space="preserve"> גם את ערכי </w:t>
        </w:r>
        <w:r w:rsidR="009E22EA">
          <w:rPr>
            <w:rFonts w:hint="cs"/>
            <w:b/>
            <w:color w:val="1A365D"/>
            <w:sz w:val="28"/>
          </w:rPr>
          <w:t xml:space="preserve">הטיימרים המשמשים באבחון </w:t>
        </w:r>
        <w:r w:rsidR="009E22EA">
          <w:rPr>
            <w:b/>
            <w:color w:val="1A365D"/>
            <w:sz w:val="28"/>
          </w:rPr>
          <w:t>–</w:t>
        </w:r>
        <w:r w:rsidR="009E22EA">
          <w:rPr>
            <w:rFonts w:hint="cs"/>
            <w:b/>
            <w:color w:val="1A365D"/>
            <w:sz w:val="28"/>
          </w:rPr>
          <w:t xml:space="preserve"> אלה של המערכת וגם את אלה שנקב</w:t>
        </w:r>
        <w:r w:rsidR="000C345C">
          <w:rPr>
            <w:rFonts w:hint="cs"/>
            <w:b/>
            <w:color w:val="1A365D"/>
            <w:sz w:val="28"/>
          </w:rPr>
          <w:t xml:space="preserve">עו ב </w:t>
        </w:r>
        <w:r w:rsidR="000C345C">
          <w:rPr>
            <w:b/>
            <w:color w:val="1A365D"/>
            <w:sz w:val="28"/>
            <w:rtl w:val="0"/>
          </w:rPr>
          <w:t>domain</w:t>
        </w:r>
      </w:ins>
      <w:ins w:id="45" w:author="Yaki Grossman" w:date="2026-10-15T19:20:00Z" w16du:dateUtc="2026-10-15T16:20:00Z">
        <w:r w:rsidR="000C345C">
          <w:rPr>
            <w:rFonts w:hint="cs"/>
            <w:b/>
            <w:color w:val="1A365D"/>
            <w:sz w:val="28"/>
          </w:rPr>
          <w:t>.</w:t>
        </w:r>
      </w:ins>
    </w:p>
    <w:p w14:paraId="18562492" w14:textId="77777777" w:rsidR="00E51B32" w:rsidRDefault="00000000" w:rsidP="00D82A06">
      <w:pPr>
        <w:spacing w:before="40" w:after="80"/>
      </w:pPr>
      <w:r>
        <w:rPr>
          <w:color w:val="2D3748"/>
          <w:sz w:val="20"/>
        </w:rPr>
        <w:t>להלן מילון הפקודות והאירועים המעודכן, הכולל את כלל האירועים והכפתורים שנוספו:</w:t>
      </w:r>
    </w:p>
    <w:tbl>
      <w:tblPr>
        <w:bidiVisual/>
        <w:tblW w:w="0" w:type="auto"/>
        <w:jc w:val="center"/>
        <w:tblLook w:val="04A0" w:firstRow="1" w:lastRow="0" w:firstColumn="1" w:lastColumn="0" w:noHBand="0" w:noVBand="1"/>
      </w:tblPr>
      <w:tblGrid>
        <w:gridCol w:w="1020"/>
        <w:gridCol w:w="3391"/>
        <w:gridCol w:w="1784"/>
        <w:gridCol w:w="3554"/>
      </w:tblGrid>
      <w:tr w:rsidR="00E51B32" w14:paraId="178FE28B" w14:textId="77777777">
        <w:trPr>
          <w:jc w:val="center"/>
        </w:trPr>
        <w:tc>
          <w:tcPr>
            <w:tcW w:w="864" w:type="dxa"/>
            <w:shd w:val="clear" w:color="auto" w:fill="2B6CB0"/>
            <w:tcMar>
              <w:top w:w="100" w:type="dxa"/>
              <w:left w:w="100" w:type="dxa"/>
              <w:bottom w:w="100" w:type="dxa"/>
              <w:right w:w="100" w:type="dxa"/>
            </w:tcMar>
          </w:tcPr>
          <w:p w14:paraId="3BC5B27B" w14:textId="77777777" w:rsidR="00E51B32" w:rsidRDefault="00000000" w:rsidP="00D82A06">
            <w:pPr>
              <w:spacing w:before="40" w:after="40"/>
            </w:pPr>
            <w:r>
              <w:rPr>
                <w:b/>
                <w:color w:val="FFFFFF"/>
                <w:sz w:val="19"/>
              </w:rPr>
              <w:t>OpCode</w:t>
            </w:r>
          </w:p>
        </w:tc>
        <w:tc>
          <w:tcPr>
            <w:tcW w:w="3312" w:type="dxa"/>
            <w:shd w:val="clear" w:color="auto" w:fill="2B6CB0"/>
            <w:tcMar>
              <w:top w:w="100" w:type="dxa"/>
              <w:left w:w="100" w:type="dxa"/>
              <w:bottom w:w="100" w:type="dxa"/>
              <w:right w:w="100" w:type="dxa"/>
            </w:tcMar>
          </w:tcPr>
          <w:p w14:paraId="2A5CF06D" w14:textId="77777777" w:rsidR="00E51B32" w:rsidRDefault="00000000" w:rsidP="00D82A06">
            <w:pPr>
              <w:spacing w:before="40" w:after="40"/>
            </w:pPr>
            <w:r>
              <w:rPr>
                <w:b/>
                <w:color w:val="FFFFFF"/>
                <w:sz w:val="19"/>
              </w:rPr>
              <w:t>שם הפקודה / אירוע</w:t>
            </w:r>
          </w:p>
        </w:tc>
        <w:tc>
          <w:tcPr>
            <w:tcW w:w="1872" w:type="dxa"/>
            <w:shd w:val="clear" w:color="auto" w:fill="2B6CB0"/>
            <w:tcMar>
              <w:top w:w="100" w:type="dxa"/>
              <w:left w:w="100" w:type="dxa"/>
              <w:bottom w:w="100" w:type="dxa"/>
              <w:right w:w="100" w:type="dxa"/>
            </w:tcMar>
          </w:tcPr>
          <w:p w14:paraId="4A8053F9" w14:textId="77777777" w:rsidR="00E51B32" w:rsidRDefault="00000000" w:rsidP="00D82A06">
            <w:pPr>
              <w:spacing w:before="40" w:after="40"/>
            </w:pPr>
            <w:r>
              <w:rPr>
                <w:b/>
                <w:color w:val="FFFFFF"/>
                <w:sz w:val="19"/>
              </w:rPr>
              <w:t>כיוון שידור</w:t>
            </w:r>
          </w:p>
        </w:tc>
        <w:tc>
          <w:tcPr>
            <w:tcW w:w="3744" w:type="dxa"/>
            <w:shd w:val="clear" w:color="auto" w:fill="2B6CB0"/>
            <w:tcMar>
              <w:top w:w="100" w:type="dxa"/>
              <w:left w:w="100" w:type="dxa"/>
              <w:bottom w:w="100" w:type="dxa"/>
              <w:right w:w="100" w:type="dxa"/>
            </w:tcMar>
          </w:tcPr>
          <w:p w14:paraId="38225126" w14:textId="77777777" w:rsidR="00E51B32" w:rsidRDefault="00000000" w:rsidP="00D82A06">
            <w:pPr>
              <w:spacing w:before="40" w:after="40"/>
            </w:pPr>
            <w:r>
              <w:rPr>
                <w:b/>
                <w:color w:val="FFFFFF"/>
                <w:sz w:val="19"/>
              </w:rPr>
              <w:t>תיאור ומשמעות פונקציונלית</w:t>
            </w:r>
          </w:p>
        </w:tc>
      </w:tr>
      <w:tr w:rsidR="00E51B32" w14:paraId="5F8D385B" w14:textId="77777777">
        <w:trPr>
          <w:jc w:val="center"/>
        </w:trPr>
        <w:tc>
          <w:tcPr>
            <w:tcW w:w="864" w:type="dxa"/>
            <w:shd w:val="clear" w:color="auto" w:fill="FFFFFF"/>
            <w:tcMar>
              <w:top w:w="80" w:type="dxa"/>
              <w:left w:w="100" w:type="dxa"/>
              <w:bottom w:w="80" w:type="dxa"/>
              <w:right w:w="100" w:type="dxa"/>
            </w:tcMar>
          </w:tcPr>
          <w:p w14:paraId="05F2A9C5" w14:textId="77777777" w:rsidR="00E51B32" w:rsidRDefault="00000000" w:rsidP="00D82A06">
            <w:pPr>
              <w:spacing w:before="30" w:after="30"/>
            </w:pPr>
            <w:r>
              <w:rPr>
                <w:color w:val="2D3748"/>
                <w:sz w:val="17"/>
              </w:rPr>
              <w:t>0x01</w:t>
            </w:r>
          </w:p>
        </w:tc>
        <w:tc>
          <w:tcPr>
            <w:tcW w:w="3312" w:type="dxa"/>
            <w:shd w:val="clear" w:color="auto" w:fill="FFFFFF"/>
            <w:tcMar>
              <w:top w:w="80" w:type="dxa"/>
              <w:left w:w="100" w:type="dxa"/>
              <w:bottom w:w="80" w:type="dxa"/>
              <w:right w:w="100" w:type="dxa"/>
            </w:tcMar>
          </w:tcPr>
          <w:p w14:paraId="496791AE" w14:textId="77777777" w:rsidR="00E51B32" w:rsidRDefault="00000000" w:rsidP="00D82A06">
            <w:pPr>
              <w:spacing w:before="30" w:after="30"/>
            </w:pPr>
            <w:r>
              <w:rPr>
                <w:color w:val="2D3748"/>
                <w:sz w:val="17"/>
              </w:rPr>
              <w:t>PEN_DATA_BATCH</w:t>
            </w:r>
          </w:p>
        </w:tc>
        <w:tc>
          <w:tcPr>
            <w:tcW w:w="1872" w:type="dxa"/>
            <w:shd w:val="clear" w:color="auto" w:fill="FFFFFF"/>
            <w:tcMar>
              <w:top w:w="80" w:type="dxa"/>
              <w:left w:w="100" w:type="dxa"/>
              <w:bottom w:w="80" w:type="dxa"/>
              <w:right w:w="100" w:type="dxa"/>
            </w:tcMar>
          </w:tcPr>
          <w:p w14:paraId="254C9302" w14:textId="77777777" w:rsidR="00E51B32" w:rsidRDefault="00000000" w:rsidP="00D82A06">
            <w:pPr>
              <w:spacing w:before="30" w:after="30"/>
            </w:pPr>
            <w:r>
              <w:rPr>
                <w:color w:val="2D3748"/>
                <w:sz w:val="17"/>
              </w:rPr>
              <w:t>טאבלט -&gt; קוקפיט</w:t>
            </w:r>
          </w:p>
        </w:tc>
        <w:tc>
          <w:tcPr>
            <w:tcW w:w="3744" w:type="dxa"/>
            <w:shd w:val="clear" w:color="auto" w:fill="FFFFFF"/>
            <w:tcMar>
              <w:top w:w="80" w:type="dxa"/>
              <w:left w:w="100" w:type="dxa"/>
              <w:bottom w:w="80" w:type="dxa"/>
              <w:right w:w="100" w:type="dxa"/>
            </w:tcMar>
          </w:tcPr>
          <w:p w14:paraId="05B0828E" w14:textId="77777777" w:rsidR="00E51B32" w:rsidRDefault="00000000" w:rsidP="00D82A06">
            <w:pPr>
              <w:spacing w:before="30" w:after="30"/>
            </w:pPr>
            <w:r>
              <w:rPr>
                <w:color w:val="2D3748"/>
                <w:sz w:val="17"/>
              </w:rPr>
              <w:t>איגום 3-5 דגימות עט בינאריות (X, Y, Pressure, Tilt, Time, Flags).</w:t>
            </w:r>
          </w:p>
        </w:tc>
      </w:tr>
      <w:tr w:rsidR="00E51B32" w14:paraId="188154B4" w14:textId="77777777">
        <w:trPr>
          <w:jc w:val="center"/>
        </w:trPr>
        <w:tc>
          <w:tcPr>
            <w:tcW w:w="864" w:type="dxa"/>
            <w:shd w:val="clear" w:color="auto" w:fill="F7FAFC"/>
            <w:tcMar>
              <w:top w:w="80" w:type="dxa"/>
              <w:left w:w="100" w:type="dxa"/>
              <w:bottom w:w="80" w:type="dxa"/>
              <w:right w:w="100" w:type="dxa"/>
            </w:tcMar>
          </w:tcPr>
          <w:p w14:paraId="47B7F2CB" w14:textId="77777777" w:rsidR="00E51B32" w:rsidRDefault="00000000" w:rsidP="00D82A06">
            <w:pPr>
              <w:spacing w:before="30" w:after="30"/>
            </w:pPr>
            <w:r>
              <w:rPr>
                <w:color w:val="2D3748"/>
                <w:sz w:val="17"/>
              </w:rPr>
              <w:t>0x02</w:t>
            </w:r>
          </w:p>
        </w:tc>
        <w:tc>
          <w:tcPr>
            <w:tcW w:w="3312" w:type="dxa"/>
            <w:shd w:val="clear" w:color="auto" w:fill="F7FAFC"/>
            <w:tcMar>
              <w:top w:w="80" w:type="dxa"/>
              <w:left w:w="100" w:type="dxa"/>
              <w:bottom w:w="80" w:type="dxa"/>
              <w:right w:w="100" w:type="dxa"/>
            </w:tcMar>
          </w:tcPr>
          <w:p w14:paraId="76EA399F" w14:textId="77777777" w:rsidR="00E51B32" w:rsidRDefault="00000000" w:rsidP="00D82A06">
            <w:pPr>
              <w:spacing w:before="30" w:after="30"/>
            </w:pPr>
            <w:r>
              <w:rPr>
                <w:color w:val="2D3748"/>
                <w:sz w:val="17"/>
              </w:rPr>
              <w:t>STROKE_START</w:t>
            </w:r>
          </w:p>
        </w:tc>
        <w:tc>
          <w:tcPr>
            <w:tcW w:w="1872" w:type="dxa"/>
            <w:shd w:val="clear" w:color="auto" w:fill="F7FAFC"/>
            <w:tcMar>
              <w:top w:w="80" w:type="dxa"/>
              <w:left w:w="100" w:type="dxa"/>
              <w:bottom w:w="80" w:type="dxa"/>
              <w:right w:w="100" w:type="dxa"/>
            </w:tcMar>
          </w:tcPr>
          <w:p w14:paraId="12B18DD6" w14:textId="77777777" w:rsidR="00E51B32" w:rsidRDefault="00000000" w:rsidP="00D82A06">
            <w:pPr>
              <w:spacing w:before="30" w:after="30"/>
            </w:pPr>
            <w:r>
              <w:rPr>
                <w:color w:val="2D3748"/>
                <w:sz w:val="17"/>
              </w:rPr>
              <w:t>טאבלט -&gt; קוקפיט</w:t>
            </w:r>
          </w:p>
        </w:tc>
        <w:tc>
          <w:tcPr>
            <w:tcW w:w="3744" w:type="dxa"/>
            <w:shd w:val="clear" w:color="auto" w:fill="F7FAFC"/>
            <w:tcMar>
              <w:top w:w="80" w:type="dxa"/>
              <w:left w:w="100" w:type="dxa"/>
              <w:bottom w:w="80" w:type="dxa"/>
              <w:right w:w="100" w:type="dxa"/>
            </w:tcMar>
          </w:tcPr>
          <w:p w14:paraId="409B14FF" w14:textId="77777777" w:rsidR="00E51B32" w:rsidRDefault="00000000" w:rsidP="00D82A06">
            <w:pPr>
              <w:spacing w:before="30" w:after="30"/>
            </w:pPr>
            <w:r>
              <w:rPr>
                <w:color w:val="2D3748"/>
                <w:sz w:val="17"/>
              </w:rPr>
              <w:t>אירוע נגיעת עט ראשונה במשטח (Pen Down) בתוך קוביה מוגדרת.</w:t>
            </w:r>
          </w:p>
        </w:tc>
      </w:tr>
      <w:tr w:rsidR="00E51B32" w14:paraId="453F8AAB" w14:textId="77777777">
        <w:trPr>
          <w:jc w:val="center"/>
        </w:trPr>
        <w:tc>
          <w:tcPr>
            <w:tcW w:w="864" w:type="dxa"/>
            <w:shd w:val="clear" w:color="auto" w:fill="FFFFFF"/>
            <w:tcMar>
              <w:top w:w="80" w:type="dxa"/>
              <w:left w:w="100" w:type="dxa"/>
              <w:bottom w:w="80" w:type="dxa"/>
              <w:right w:w="100" w:type="dxa"/>
            </w:tcMar>
          </w:tcPr>
          <w:p w14:paraId="349B3D9B" w14:textId="77777777" w:rsidR="00E51B32" w:rsidRDefault="00000000" w:rsidP="00D82A06">
            <w:pPr>
              <w:spacing w:before="30" w:after="30"/>
            </w:pPr>
            <w:r>
              <w:rPr>
                <w:color w:val="2D3748"/>
                <w:sz w:val="17"/>
              </w:rPr>
              <w:t>0x03</w:t>
            </w:r>
          </w:p>
        </w:tc>
        <w:tc>
          <w:tcPr>
            <w:tcW w:w="3312" w:type="dxa"/>
            <w:shd w:val="clear" w:color="auto" w:fill="FFFFFF"/>
            <w:tcMar>
              <w:top w:w="80" w:type="dxa"/>
              <w:left w:w="100" w:type="dxa"/>
              <w:bottom w:w="80" w:type="dxa"/>
              <w:right w:w="100" w:type="dxa"/>
            </w:tcMar>
          </w:tcPr>
          <w:p w14:paraId="42973056" w14:textId="77777777" w:rsidR="00E51B32" w:rsidRDefault="00000000" w:rsidP="00D82A06">
            <w:pPr>
              <w:spacing w:before="30" w:after="30"/>
            </w:pPr>
            <w:r>
              <w:rPr>
                <w:color w:val="2D3748"/>
                <w:sz w:val="17"/>
              </w:rPr>
              <w:t>STROKE_END</w:t>
            </w:r>
          </w:p>
        </w:tc>
        <w:tc>
          <w:tcPr>
            <w:tcW w:w="1872" w:type="dxa"/>
            <w:shd w:val="clear" w:color="auto" w:fill="FFFFFF"/>
            <w:tcMar>
              <w:top w:w="80" w:type="dxa"/>
              <w:left w:w="100" w:type="dxa"/>
              <w:bottom w:w="80" w:type="dxa"/>
              <w:right w:w="100" w:type="dxa"/>
            </w:tcMar>
          </w:tcPr>
          <w:p w14:paraId="3D262297" w14:textId="77777777" w:rsidR="00E51B32" w:rsidRDefault="00000000" w:rsidP="00D82A06">
            <w:pPr>
              <w:spacing w:before="30" w:after="30"/>
            </w:pPr>
            <w:r>
              <w:rPr>
                <w:color w:val="2D3748"/>
                <w:sz w:val="17"/>
              </w:rPr>
              <w:t>טאבלט -&gt; קוקפיט</w:t>
            </w:r>
          </w:p>
        </w:tc>
        <w:tc>
          <w:tcPr>
            <w:tcW w:w="3744" w:type="dxa"/>
            <w:shd w:val="clear" w:color="auto" w:fill="FFFFFF"/>
            <w:tcMar>
              <w:top w:w="80" w:type="dxa"/>
              <w:left w:w="100" w:type="dxa"/>
              <w:bottom w:w="80" w:type="dxa"/>
              <w:right w:w="100" w:type="dxa"/>
            </w:tcMar>
          </w:tcPr>
          <w:p w14:paraId="7B09E267" w14:textId="77777777" w:rsidR="00E51B32" w:rsidRDefault="00000000" w:rsidP="00D82A06">
            <w:pPr>
              <w:spacing w:before="30" w:after="30"/>
            </w:pPr>
            <w:r>
              <w:rPr>
                <w:color w:val="2D3748"/>
                <w:sz w:val="17"/>
              </w:rPr>
              <w:t>אירוע הרמת עט מהמשטח (Pen Up). משמש לחישוב זמני אוויר והרמות יד.</w:t>
            </w:r>
          </w:p>
        </w:tc>
      </w:tr>
      <w:tr w:rsidR="00E51B32" w14:paraId="078C8123" w14:textId="77777777">
        <w:trPr>
          <w:jc w:val="center"/>
        </w:trPr>
        <w:tc>
          <w:tcPr>
            <w:tcW w:w="864" w:type="dxa"/>
            <w:shd w:val="clear" w:color="auto" w:fill="F7FAFC"/>
            <w:tcMar>
              <w:top w:w="80" w:type="dxa"/>
              <w:left w:w="100" w:type="dxa"/>
              <w:bottom w:w="80" w:type="dxa"/>
              <w:right w:w="100" w:type="dxa"/>
            </w:tcMar>
          </w:tcPr>
          <w:p w14:paraId="31B7A8B3" w14:textId="77777777" w:rsidR="00E51B32" w:rsidRDefault="00000000" w:rsidP="00D82A06">
            <w:pPr>
              <w:spacing w:before="30" w:after="30"/>
            </w:pPr>
            <w:r>
              <w:rPr>
                <w:color w:val="2D3748"/>
                <w:sz w:val="17"/>
              </w:rPr>
              <w:t>0x04</w:t>
            </w:r>
          </w:p>
        </w:tc>
        <w:tc>
          <w:tcPr>
            <w:tcW w:w="3312" w:type="dxa"/>
            <w:shd w:val="clear" w:color="auto" w:fill="F7FAFC"/>
            <w:tcMar>
              <w:top w:w="80" w:type="dxa"/>
              <w:left w:w="100" w:type="dxa"/>
              <w:bottom w:w="80" w:type="dxa"/>
              <w:right w:w="100" w:type="dxa"/>
            </w:tcMar>
          </w:tcPr>
          <w:p w14:paraId="6DCFA80D" w14:textId="77777777" w:rsidR="00E51B32" w:rsidRDefault="00000000" w:rsidP="00D82A06">
            <w:pPr>
              <w:spacing w:before="30" w:after="30"/>
            </w:pPr>
            <w:r>
              <w:rPr>
                <w:color w:val="2D3748"/>
                <w:sz w:val="17"/>
              </w:rPr>
              <w:t>SEGMENT_COMPLETED</w:t>
            </w:r>
          </w:p>
        </w:tc>
        <w:tc>
          <w:tcPr>
            <w:tcW w:w="1872" w:type="dxa"/>
            <w:shd w:val="clear" w:color="auto" w:fill="F7FAFC"/>
            <w:tcMar>
              <w:top w:w="80" w:type="dxa"/>
              <w:left w:w="100" w:type="dxa"/>
              <w:bottom w:w="80" w:type="dxa"/>
              <w:right w:w="100" w:type="dxa"/>
            </w:tcMar>
          </w:tcPr>
          <w:p w14:paraId="526EF06F" w14:textId="77777777" w:rsidR="00E51B32" w:rsidRDefault="00000000" w:rsidP="00D82A06">
            <w:pPr>
              <w:spacing w:before="30" w:after="30"/>
            </w:pPr>
            <w:r>
              <w:rPr>
                <w:color w:val="2D3748"/>
                <w:sz w:val="17"/>
              </w:rPr>
              <w:t>טאבלט -&gt; קוקפיט</w:t>
            </w:r>
          </w:p>
        </w:tc>
        <w:tc>
          <w:tcPr>
            <w:tcW w:w="3744" w:type="dxa"/>
            <w:shd w:val="clear" w:color="auto" w:fill="F7FAFC"/>
            <w:tcMar>
              <w:top w:w="80" w:type="dxa"/>
              <w:left w:w="100" w:type="dxa"/>
              <w:bottom w:w="80" w:type="dxa"/>
              <w:right w:w="100" w:type="dxa"/>
            </w:tcMar>
          </w:tcPr>
          <w:p w14:paraId="050AB9F4" w14:textId="77777777" w:rsidR="00E51B32" w:rsidRDefault="00000000" w:rsidP="00D82A06">
            <w:pPr>
              <w:spacing w:before="30" w:after="30"/>
            </w:pPr>
            <w:r>
              <w:rPr>
                <w:color w:val="2D3748"/>
                <w:sz w:val="17"/>
              </w:rPr>
              <w:t>השלמת ציור צורה בבית נוכחי ומעבר לבית הבא.</w:t>
            </w:r>
          </w:p>
        </w:tc>
      </w:tr>
      <w:tr w:rsidR="00E51B32" w14:paraId="367C14C5" w14:textId="77777777">
        <w:trPr>
          <w:jc w:val="center"/>
        </w:trPr>
        <w:tc>
          <w:tcPr>
            <w:tcW w:w="864" w:type="dxa"/>
            <w:shd w:val="clear" w:color="auto" w:fill="FFFFFF"/>
            <w:tcMar>
              <w:top w:w="80" w:type="dxa"/>
              <w:left w:w="100" w:type="dxa"/>
              <w:bottom w:w="80" w:type="dxa"/>
              <w:right w:w="100" w:type="dxa"/>
            </w:tcMar>
          </w:tcPr>
          <w:p w14:paraId="3442D7BC" w14:textId="77777777" w:rsidR="00E51B32" w:rsidRDefault="00000000" w:rsidP="00D82A06">
            <w:pPr>
              <w:spacing w:before="30" w:after="30"/>
            </w:pPr>
            <w:r>
              <w:rPr>
                <w:color w:val="2D3748"/>
                <w:sz w:val="17"/>
              </w:rPr>
              <w:t>0x05</w:t>
            </w:r>
          </w:p>
        </w:tc>
        <w:tc>
          <w:tcPr>
            <w:tcW w:w="3312" w:type="dxa"/>
            <w:shd w:val="clear" w:color="auto" w:fill="FFFFFF"/>
            <w:tcMar>
              <w:top w:w="80" w:type="dxa"/>
              <w:left w:w="100" w:type="dxa"/>
              <w:bottom w:w="80" w:type="dxa"/>
              <w:right w:w="100" w:type="dxa"/>
            </w:tcMar>
          </w:tcPr>
          <w:p w14:paraId="035B0DBC" w14:textId="77777777" w:rsidR="00E51B32" w:rsidRDefault="00000000" w:rsidP="00D82A06">
            <w:pPr>
              <w:spacing w:before="30" w:after="30"/>
            </w:pPr>
            <w:r>
              <w:rPr>
                <w:color w:val="2D3748"/>
                <w:sz w:val="17"/>
              </w:rPr>
              <w:t>SEGMENT_SKIPPED_LOCKED</w:t>
            </w:r>
          </w:p>
        </w:tc>
        <w:tc>
          <w:tcPr>
            <w:tcW w:w="1872" w:type="dxa"/>
            <w:shd w:val="clear" w:color="auto" w:fill="FFFFFF"/>
            <w:tcMar>
              <w:top w:w="80" w:type="dxa"/>
              <w:left w:w="100" w:type="dxa"/>
              <w:bottom w:w="80" w:type="dxa"/>
              <w:right w:w="100" w:type="dxa"/>
            </w:tcMar>
          </w:tcPr>
          <w:p w14:paraId="572A8EE2" w14:textId="77777777" w:rsidR="00E51B32" w:rsidRDefault="00000000" w:rsidP="00D82A06">
            <w:pPr>
              <w:spacing w:before="30" w:after="30"/>
            </w:pPr>
            <w:r>
              <w:rPr>
                <w:color w:val="2D3748"/>
                <w:sz w:val="17"/>
              </w:rPr>
              <w:t>טאבלט -&gt; קוקפיט</w:t>
            </w:r>
          </w:p>
        </w:tc>
        <w:tc>
          <w:tcPr>
            <w:tcW w:w="3744" w:type="dxa"/>
            <w:shd w:val="clear" w:color="auto" w:fill="FFFFFF"/>
            <w:tcMar>
              <w:top w:w="80" w:type="dxa"/>
              <w:left w:w="100" w:type="dxa"/>
              <w:bottom w:w="80" w:type="dxa"/>
              <w:right w:w="100" w:type="dxa"/>
            </w:tcMar>
          </w:tcPr>
          <w:p w14:paraId="16B846AD" w14:textId="77777777" w:rsidR="00E51B32" w:rsidRDefault="00000000" w:rsidP="00D82A06">
            <w:pPr>
              <w:spacing w:before="30" w:after="30"/>
            </w:pPr>
            <w:r>
              <w:rPr>
                <w:color w:val="2D3748"/>
                <w:sz w:val="17"/>
              </w:rPr>
              <w:t>דילוג על בית: הבית שדולג ננעל מיידית ומסומן כשגיאה.</w:t>
            </w:r>
          </w:p>
        </w:tc>
      </w:tr>
      <w:tr w:rsidR="00E51B32" w14:paraId="0A7EA5CD" w14:textId="77777777">
        <w:trPr>
          <w:jc w:val="center"/>
        </w:trPr>
        <w:tc>
          <w:tcPr>
            <w:tcW w:w="864" w:type="dxa"/>
            <w:shd w:val="clear" w:color="auto" w:fill="F7FAFC"/>
            <w:tcMar>
              <w:top w:w="80" w:type="dxa"/>
              <w:left w:w="100" w:type="dxa"/>
              <w:bottom w:w="80" w:type="dxa"/>
              <w:right w:w="100" w:type="dxa"/>
            </w:tcMar>
          </w:tcPr>
          <w:p w14:paraId="51358CB4" w14:textId="77777777" w:rsidR="00E51B32" w:rsidRDefault="00000000" w:rsidP="00D82A06">
            <w:pPr>
              <w:spacing w:before="30" w:after="30"/>
            </w:pPr>
            <w:r>
              <w:rPr>
                <w:color w:val="2D3748"/>
                <w:sz w:val="17"/>
              </w:rPr>
              <w:t>0x06</w:t>
            </w:r>
          </w:p>
        </w:tc>
        <w:tc>
          <w:tcPr>
            <w:tcW w:w="3312" w:type="dxa"/>
            <w:shd w:val="clear" w:color="auto" w:fill="F7FAFC"/>
            <w:tcMar>
              <w:top w:w="80" w:type="dxa"/>
              <w:left w:w="100" w:type="dxa"/>
              <w:bottom w:w="80" w:type="dxa"/>
              <w:right w:w="100" w:type="dxa"/>
            </w:tcMar>
          </w:tcPr>
          <w:p w14:paraId="0E63A5A4" w14:textId="77777777" w:rsidR="00E51B32" w:rsidRDefault="00000000" w:rsidP="00D82A06">
            <w:pPr>
              <w:spacing w:before="30" w:after="30"/>
            </w:pPr>
            <w:r>
              <w:rPr>
                <w:color w:val="2D3748"/>
                <w:sz w:val="17"/>
              </w:rPr>
              <w:t>BLOCK_START</w:t>
            </w:r>
          </w:p>
        </w:tc>
        <w:tc>
          <w:tcPr>
            <w:tcW w:w="1872" w:type="dxa"/>
            <w:shd w:val="clear" w:color="auto" w:fill="F7FAFC"/>
            <w:tcMar>
              <w:top w:w="80" w:type="dxa"/>
              <w:left w:w="100" w:type="dxa"/>
              <w:bottom w:w="80" w:type="dxa"/>
              <w:right w:w="100" w:type="dxa"/>
            </w:tcMar>
          </w:tcPr>
          <w:p w14:paraId="1FD64CA9" w14:textId="77777777" w:rsidR="00E51B32" w:rsidRDefault="00000000" w:rsidP="00D82A06">
            <w:pPr>
              <w:spacing w:before="30" w:after="30"/>
            </w:pPr>
            <w:r>
              <w:rPr>
                <w:color w:val="2D3748"/>
                <w:sz w:val="17"/>
              </w:rPr>
              <w:t>קוקפיט -&gt; טאבלט</w:t>
            </w:r>
          </w:p>
        </w:tc>
        <w:tc>
          <w:tcPr>
            <w:tcW w:w="3744" w:type="dxa"/>
            <w:shd w:val="clear" w:color="auto" w:fill="F7FAFC"/>
            <w:tcMar>
              <w:top w:w="80" w:type="dxa"/>
              <w:left w:w="100" w:type="dxa"/>
              <w:bottom w:w="80" w:type="dxa"/>
              <w:right w:w="100" w:type="dxa"/>
            </w:tcMar>
          </w:tcPr>
          <w:p w14:paraId="7B47BF31" w14:textId="77777777" w:rsidR="00E51B32" w:rsidRDefault="00000000" w:rsidP="00D82A06">
            <w:pPr>
              <w:spacing w:before="30" w:after="30"/>
            </w:pPr>
            <w:r>
              <w:rPr>
                <w:color w:val="2D3748"/>
                <w:sz w:val="17"/>
              </w:rPr>
              <w:t>טעינת בלוק חדש והצגת הקנבס לכתיבה.</w:t>
            </w:r>
          </w:p>
        </w:tc>
      </w:tr>
      <w:tr w:rsidR="00E51B32" w14:paraId="78A5DA68" w14:textId="77777777">
        <w:trPr>
          <w:jc w:val="center"/>
        </w:trPr>
        <w:tc>
          <w:tcPr>
            <w:tcW w:w="864" w:type="dxa"/>
            <w:shd w:val="clear" w:color="auto" w:fill="FFFFFF"/>
            <w:tcMar>
              <w:top w:w="80" w:type="dxa"/>
              <w:left w:w="100" w:type="dxa"/>
              <w:bottom w:w="80" w:type="dxa"/>
              <w:right w:w="100" w:type="dxa"/>
            </w:tcMar>
          </w:tcPr>
          <w:p w14:paraId="37AB6BA3" w14:textId="77777777" w:rsidR="00E51B32" w:rsidRDefault="00000000" w:rsidP="00D82A06">
            <w:pPr>
              <w:spacing w:before="30" w:after="30"/>
            </w:pPr>
            <w:r>
              <w:rPr>
                <w:color w:val="2D3748"/>
                <w:sz w:val="17"/>
              </w:rPr>
              <w:t>0x07</w:t>
            </w:r>
          </w:p>
        </w:tc>
        <w:tc>
          <w:tcPr>
            <w:tcW w:w="3312" w:type="dxa"/>
            <w:shd w:val="clear" w:color="auto" w:fill="FFFFFF"/>
            <w:tcMar>
              <w:top w:w="80" w:type="dxa"/>
              <w:left w:w="100" w:type="dxa"/>
              <w:bottom w:w="80" w:type="dxa"/>
              <w:right w:w="100" w:type="dxa"/>
            </w:tcMar>
          </w:tcPr>
          <w:p w14:paraId="464D0E9A" w14:textId="77777777" w:rsidR="00E51B32" w:rsidRDefault="00000000" w:rsidP="00D82A06">
            <w:pPr>
              <w:spacing w:before="30" w:after="30"/>
            </w:pPr>
            <w:r>
              <w:rPr>
                <w:color w:val="2D3748"/>
                <w:sz w:val="17"/>
              </w:rPr>
              <w:t>BLOCK_TIMEOUT_WARNING</w:t>
            </w:r>
          </w:p>
        </w:tc>
        <w:tc>
          <w:tcPr>
            <w:tcW w:w="1872" w:type="dxa"/>
            <w:shd w:val="clear" w:color="auto" w:fill="FFFFFF"/>
            <w:tcMar>
              <w:top w:w="80" w:type="dxa"/>
              <w:left w:w="100" w:type="dxa"/>
              <w:bottom w:w="80" w:type="dxa"/>
              <w:right w:w="100" w:type="dxa"/>
            </w:tcMar>
          </w:tcPr>
          <w:p w14:paraId="1536013D" w14:textId="77777777" w:rsidR="00E51B32" w:rsidRDefault="00000000" w:rsidP="00D82A06">
            <w:pPr>
              <w:spacing w:before="30" w:after="30"/>
            </w:pPr>
            <w:r>
              <w:rPr>
                <w:color w:val="2D3748"/>
                <w:sz w:val="17"/>
              </w:rPr>
              <w:t>טאבלט -&gt; קוקפיט</w:t>
            </w:r>
          </w:p>
        </w:tc>
        <w:tc>
          <w:tcPr>
            <w:tcW w:w="3744" w:type="dxa"/>
            <w:shd w:val="clear" w:color="auto" w:fill="FFFFFF"/>
            <w:tcMar>
              <w:top w:w="80" w:type="dxa"/>
              <w:left w:w="100" w:type="dxa"/>
              <w:bottom w:w="80" w:type="dxa"/>
              <w:right w:w="100" w:type="dxa"/>
            </w:tcMar>
          </w:tcPr>
          <w:p w14:paraId="53DA4C16" w14:textId="77777777" w:rsidR="00E51B32" w:rsidRDefault="00000000" w:rsidP="00D82A06">
            <w:pPr>
              <w:spacing w:before="30" w:after="30"/>
            </w:pPr>
            <w:r>
              <w:rPr>
                <w:color w:val="2D3748"/>
                <w:sz w:val="17"/>
              </w:rPr>
              <w:t>התרעת חוסר פעילות (20 שניות) או סיום אות 15 (30 שניות) - כפתור מהבהב.</w:t>
            </w:r>
          </w:p>
        </w:tc>
      </w:tr>
      <w:tr w:rsidR="00E51B32" w14:paraId="668D386A" w14:textId="77777777">
        <w:trPr>
          <w:jc w:val="center"/>
        </w:trPr>
        <w:tc>
          <w:tcPr>
            <w:tcW w:w="864" w:type="dxa"/>
            <w:shd w:val="clear" w:color="auto" w:fill="F7FAFC"/>
            <w:tcMar>
              <w:top w:w="80" w:type="dxa"/>
              <w:left w:w="100" w:type="dxa"/>
              <w:bottom w:w="80" w:type="dxa"/>
              <w:right w:w="100" w:type="dxa"/>
            </w:tcMar>
          </w:tcPr>
          <w:p w14:paraId="0DB8AFA3" w14:textId="77777777" w:rsidR="00E51B32" w:rsidRDefault="00000000" w:rsidP="00D82A06">
            <w:pPr>
              <w:spacing w:before="30" w:after="30"/>
            </w:pPr>
            <w:r>
              <w:rPr>
                <w:color w:val="2D3748"/>
                <w:sz w:val="17"/>
              </w:rPr>
              <w:t>0x08</w:t>
            </w:r>
          </w:p>
        </w:tc>
        <w:tc>
          <w:tcPr>
            <w:tcW w:w="3312" w:type="dxa"/>
            <w:shd w:val="clear" w:color="auto" w:fill="F7FAFC"/>
            <w:tcMar>
              <w:top w:w="80" w:type="dxa"/>
              <w:left w:w="100" w:type="dxa"/>
              <w:bottom w:w="80" w:type="dxa"/>
              <w:right w:w="100" w:type="dxa"/>
            </w:tcMar>
          </w:tcPr>
          <w:p w14:paraId="0136AA67" w14:textId="77777777" w:rsidR="00E51B32" w:rsidRDefault="00000000" w:rsidP="00D82A06">
            <w:pPr>
              <w:spacing w:before="30" w:after="30"/>
            </w:pPr>
            <w:r>
              <w:rPr>
                <w:color w:val="2D3748"/>
                <w:sz w:val="17"/>
              </w:rPr>
              <w:t>BLOCK_COMPLETED</w:t>
            </w:r>
          </w:p>
        </w:tc>
        <w:tc>
          <w:tcPr>
            <w:tcW w:w="1872" w:type="dxa"/>
            <w:shd w:val="clear" w:color="auto" w:fill="F7FAFC"/>
            <w:tcMar>
              <w:top w:w="80" w:type="dxa"/>
              <w:left w:w="100" w:type="dxa"/>
              <w:bottom w:w="80" w:type="dxa"/>
              <w:right w:w="100" w:type="dxa"/>
            </w:tcMar>
          </w:tcPr>
          <w:p w14:paraId="2933EF03" w14:textId="77777777" w:rsidR="00E51B32" w:rsidRDefault="00000000" w:rsidP="00D82A06">
            <w:pPr>
              <w:spacing w:before="30" w:after="30"/>
            </w:pPr>
            <w:r>
              <w:rPr>
                <w:color w:val="2D3748"/>
                <w:sz w:val="17"/>
              </w:rPr>
              <w:t>דו-כיווני</w:t>
            </w:r>
          </w:p>
        </w:tc>
        <w:tc>
          <w:tcPr>
            <w:tcW w:w="3744" w:type="dxa"/>
            <w:shd w:val="clear" w:color="auto" w:fill="F7FAFC"/>
            <w:tcMar>
              <w:top w:w="80" w:type="dxa"/>
              <w:left w:w="100" w:type="dxa"/>
              <w:bottom w:w="80" w:type="dxa"/>
              <w:right w:w="100" w:type="dxa"/>
            </w:tcMar>
          </w:tcPr>
          <w:p w14:paraId="48650568" w14:textId="77777777" w:rsidR="00E51B32" w:rsidRDefault="00000000" w:rsidP="00D82A06">
            <w:pPr>
              <w:spacing w:before="30" w:after="30"/>
            </w:pPr>
            <w:r>
              <w:rPr>
                <w:color w:val="2D3748"/>
                <w:sz w:val="17"/>
              </w:rPr>
              <w:t>סיום תקין של בלוק 15 צורות ומעבר להשהיית קונסולידציה.</w:t>
            </w:r>
          </w:p>
        </w:tc>
      </w:tr>
      <w:tr w:rsidR="00E51B32" w14:paraId="59998243" w14:textId="77777777">
        <w:trPr>
          <w:jc w:val="center"/>
        </w:trPr>
        <w:tc>
          <w:tcPr>
            <w:tcW w:w="864" w:type="dxa"/>
            <w:shd w:val="clear" w:color="auto" w:fill="FFFFFF"/>
            <w:tcMar>
              <w:top w:w="80" w:type="dxa"/>
              <w:left w:w="100" w:type="dxa"/>
              <w:bottom w:w="80" w:type="dxa"/>
              <w:right w:w="100" w:type="dxa"/>
            </w:tcMar>
          </w:tcPr>
          <w:p w14:paraId="52BA238E" w14:textId="77777777" w:rsidR="00E51B32" w:rsidRDefault="00000000" w:rsidP="00D82A06">
            <w:pPr>
              <w:spacing w:before="30" w:after="30"/>
            </w:pPr>
            <w:r>
              <w:rPr>
                <w:color w:val="2D3748"/>
                <w:sz w:val="17"/>
              </w:rPr>
              <w:t>0x09</w:t>
            </w:r>
          </w:p>
        </w:tc>
        <w:tc>
          <w:tcPr>
            <w:tcW w:w="3312" w:type="dxa"/>
            <w:shd w:val="clear" w:color="auto" w:fill="FFFFFF"/>
            <w:tcMar>
              <w:top w:w="80" w:type="dxa"/>
              <w:left w:w="100" w:type="dxa"/>
              <w:bottom w:w="80" w:type="dxa"/>
              <w:right w:w="100" w:type="dxa"/>
            </w:tcMar>
          </w:tcPr>
          <w:p w14:paraId="49F2F1C0" w14:textId="77777777" w:rsidR="00E51B32" w:rsidRDefault="00000000" w:rsidP="00D82A06">
            <w:pPr>
              <w:spacing w:before="30" w:after="30"/>
            </w:pPr>
            <w:r>
              <w:rPr>
                <w:color w:val="2D3748"/>
                <w:sz w:val="17"/>
              </w:rPr>
              <w:t>BLOCK_REPEAT_TRIGGERED</w:t>
            </w:r>
          </w:p>
        </w:tc>
        <w:tc>
          <w:tcPr>
            <w:tcW w:w="1872" w:type="dxa"/>
            <w:shd w:val="clear" w:color="auto" w:fill="FFFFFF"/>
            <w:tcMar>
              <w:top w:w="80" w:type="dxa"/>
              <w:left w:w="100" w:type="dxa"/>
              <w:bottom w:w="80" w:type="dxa"/>
              <w:right w:w="100" w:type="dxa"/>
            </w:tcMar>
          </w:tcPr>
          <w:p w14:paraId="08313390" w14:textId="77777777" w:rsidR="00E51B32" w:rsidRDefault="00000000" w:rsidP="00D82A06">
            <w:pPr>
              <w:spacing w:before="30" w:after="30"/>
            </w:pPr>
            <w:r>
              <w:rPr>
                <w:color w:val="2D3748"/>
                <w:sz w:val="17"/>
              </w:rPr>
              <w:t>קוקפיט -&gt; טאבלט</w:t>
            </w:r>
          </w:p>
        </w:tc>
        <w:tc>
          <w:tcPr>
            <w:tcW w:w="3744" w:type="dxa"/>
            <w:shd w:val="clear" w:color="auto" w:fill="FFFFFF"/>
            <w:tcMar>
              <w:top w:w="80" w:type="dxa"/>
              <w:left w:w="100" w:type="dxa"/>
              <w:bottom w:w="80" w:type="dxa"/>
              <w:right w:w="100" w:type="dxa"/>
            </w:tcMar>
          </w:tcPr>
          <w:p w14:paraId="6293C280" w14:textId="77777777" w:rsidR="00E51B32" w:rsidRDefault="00000000" w:rsidP="00D82A06">
            <w:pPr>
              <w:spacing w:before="30" w:after="30"/>
            </w:pPr>
            <w:r>
              <w:rPr>
                <w:color w:val="2D3748"/>
                <w:sz w:val="17"/>
              </w:rPr>
              <w:t>פקודת מאבחן לאיפוס וחזרה על הבלוק הנוכחי עקב הפרעה/תקלה.</w:t>
            </w:r>
          </w:p>
        </w:tc>
      </w:tr>
      <w:tr w:rsidR="00E51B32" w14:paraId="71ED40A4" w14:textId="77777777">
        <w:trPr>
          <w:jc w:val="center"/>
        </w:trPr>
        <w:tc>
          <w:tcPr>
            <w:tcW w:w="864" w:type="dxa"/>
            <w:shd w:val="clear" w:color="auto" w:fill="F7FAFC"/>
            <w:tcMar>
              <w:top w:w="80" w:type="dxa"/>
              <w:left w:w="100" w:type="dxa"/>
              <w:bottom w:w="80" w:type="dxa"/>
              <w:right w:w="100" w:type="dxa"/>
            </w:tcMar>
          </w:tcPr>
          <w:p w14:paraId="71273567" w14:textId="77777777" w:rsidR="00E51B32" w:rsidRDefault="00000000" w:rsidP="00D82A06">
            <w:pPr>
              <w:spacing w:before="30" w:after="30"/>
            </w:pPr>
            <w:r>
              <w:rPr>
                <w:color w:val="2D3748"/>
                <w:sz w:val="17"/>
              </w:rPr>
              <w:t>0x0A</w:t>
            </w:r>
          </w:p>
        </w:tc>
        <w:tc>
          <w:tcPr>
            <w:tcW w:w="3312" w:type="dxa"/>
            <w:shd w:val="clear" w:color="auto" w:fill="F7FAFC"/>
            <w:tcMar>
              <w:top w:w="80" w:type="dxa"/>
              <w:left w:w="100" w:type="dxa"/>
              <w:bottom w:w="80" w:type="dxa"/>
              <w:right w:w="100" w:type="dxa"/>
            </w:tcMar>
          </w:tcPr>
          <w:p w14:paraId="0838B44C" w14:textId="77777777" w:rsidR="00E51B32" w:rsidRDefault="00000000" w:rsidP="00D82A06">
            <w:pPr>
              <w:spacing w:before="30" w:after="30"/>
            </w:pPr>
            <w:r>
              <w:rPr>
                <w:color w:val="2D3748"/>
                <w:sz w:val="17"/>
              </w:rPr>
              <w:t>DELAY_TIMER_TICK</w:t>
            </w:r>
          </w:p>
        </w:tc>
        <w:tc>
          <w:tcPr>
            <w:tcW w:w="1872" w:type="dxa"/>
            <w:shd w:val="clear" w:color="auto" w:fill="F7FAFC"/>
            <w:tcMar>
              <w:top w:w="80" w:type="dxa"/>
              <w:left w:w="100" w:type="dxa"/>
              <w:bottom w:w="80" w:type="dxa"/>
              <w:right w:w="100" w:type="dxa"/>
            </w:tcMar>
          </w:tcPr>
          <w:p w14:paraId="02696F1A" w14:textId="77777777" w:rsidR="00E51B32" w:rsidRDefault="00000000" w:rsidP="00D82A06">
            <w:pPr>
              <w:spacing w:before="30" w:after="30"/>
            </w:pPr>
            <w:r>
              <w:rPr>
                <w:color w:val="2D3748"/>
                <w:sz w:val="17"/>
              </w:rPr>
              <w:t>טאבלט -&gt; קוקפיט</w:t>
            </w:r>
          </w:p>
        </w:tc>
        <w:tc>
          <w:tcPr>
            <w:tcW w:w="3744" w:type="dxa"/>
            <w:shd w:val="clear" w:color="auto" w:fill="F7FAFC"/>
            <w:tcMar>
              <w:top w:w="80" w:type="dxa"/>
              <w:left w:w="100" w:type="dxa"/>
              <w:bottom w:w="80" w:type="dxa"/>
              <w:right w:w="100" w:type="dxa"/>
            </w:tcMar>
          </w:tcPr>
          <w:p w14:paraId="21D7E15C" w14:textId="77777777" w:rsidR="00E51B32" w:rsidRDefault="00000000" w:rsidP="00D82A06">
            <w:pPr>
              <w:spacing w:before="30" w:after="30"/>
            </w:pPr>
            <w:r>
              <w:rPr>
                <w:color w:val="2D3748"/>
                <w:sz w:val="17"/>
              </w:rPr>
              <w:t>עדכון שניית טיימר ההשהיה (20-30 שניות) המוצג במקביל בשני המסכים.</w:t>
            </w:r>
          </w:p>
        </w:tc>
      </w:tr>
      <w:tr w:rsidR="00E51B32" w14:paraId="36F59300" w14:textId="77777777">
        <w:trPr>
          <w:jc w:val="center"/>
        </w:trPr>
        <w:tc>
          <w:tcPr>
            <w:tcW w:w="864" w:type="dxa"/>
            <w:shd w:val="clear" w:color="auto" w:fill="FFFFFF"/>
            <w:tcMar>
              <w:top w:w="80" w:type="dxa"/>
              <w:left w:w="100" w:type="dxa"/>
              <w:bottom w:w="80" w:type="dxa"/>
              <w:right w:w="100" w:type="dxa"/>
            </w:tcMar>
          </w:tcPr>
          <w:p w14:paraId="35D5C997" w14:textId="77777777" w:rsidR="00E51B32" w:rsidRDefault="00000000" w:rsidP="00D82A06">
            <w:pPr>
              <w:spacing w:before="30" w:after="30"/>
            </w:pPr>
            <w:r>
              <w:rPr>
                <w:color w:val="2D3748"/>
                <w:sz w:val="17"/>
              </w:rPr>
              <w:lastRenderedPageBreak/>
              <w:t>0x0B</w:t>
            </w:r>
          </w:p>
        </w:tc>
        <w:tc>
          <w:tcPr>
            <w:tcW w:w="3312" w:type="dxa"/>
            <w:shd w:val="clear" w:color="auto" w:fill="FFFFFF"/>
            <w:tcMar>
              <w:top w:w="80" w:type="dxa"/>
              <w:left w:w="100" w:type="dxa"/>
              <w:bottom w:w="80" w:type="dxa"/>
              <w:right w:w="100" w:type="dxa"/>
            </w:tcMar>
          </w:tcPr>
          <w:p w14:paraId="65A382FD" w14:textId="77777777" w:rsidR="00E51B32" w:rsidRDefault="00000000" w:rsidP="00D82A06">
            <w:pPr>
              <w:spacing w:before="30" w:after="30"/>
            </w:pPr>
            <w:r>
              <w:rPr>
                <w:color w:val="2D3748"/>
                <w:sz w:val="17"/>
              </w:rPr>
              <w:t>SESSION_START</w:t>
            </w:r>
          </w:p>
        </w:tc>
        <w:tc>
          <w:tcPr>
            <w:tcW w:w="1872" w:type="dxa"/>
            <w:shd w:val="clear" w:color="auto" w:fill="FFFFFF"/>
            <w:tcMar>
              <w:top w:w="80" w:type="dxa"/>
              <w:left w:w="100" w:type="dxa"/>
              <w:bottom w:w="80" w:type="dxa"/>
              <w:right w:w="100" w:type="dxa"/>
            </w:tcMar>
          </w:tcPr>
          <w:p w14:paraId="4CE51BA5" w14:textId="77777777" w:rsidR="00E51B32" w:rsidRDefault="00000000" w:rsidP="00D82A06">
            <w:pPr>
              <w:spacing w:before="30" w:after="30"/>
            </w:pPr>
            <w:r>
              <w:rPr>
                <w:color w:val="2D3748"/>
                <w:sz w:val="17"/>
              </w:rPr>
              <w:t>קוקפיט -&gt; טאבלט</w:t>
            </w:r>
          </w:p>
        </w:tc>
        <w:tc>
          <w:tcPr>
            <w:tcW w:w="3744" w:type="dxa"/>
            <w:shd w:val="clear" w:color="auto" w:fill="FFFFFF"/>
            <w:tcMar>
              <w:top w:w="80" w:type="dxa"/>
              <w:left w:w="100" w:type="dxa"/>
              <w:bottom w:w="80" w:type="dxa"/>
              <w:right w:w="100" w:type="dxa"/>
            </w:tcMar>
          </w:tcPr>
          <w:p w14:paraId="0C626CD3" w14:textId="77777777" w:rsidR="00E51B32" w:rsidRDefault="00000000" w:rsidP="00D82A06">
            <w:pPr>
              <w:spacing w:before="30" w:after="30"/>
            </w:pPr>
            <w:r>
              <w:rPr>
                <w:color w:val="2D3748"/>
                <w:sz w:val="17"/>
              </w:rPr>
              <w:t>הזנקת סשן חדש לאחר צימוד PIN וכיול מצלמת IP.</w:t>
            </w:r>
          </w:p>
        </w:tc>
      </w:tr>
      <w:tr w:rsidR="00E51B32" w14:paraId="7078A258" w14:textId="77777777">
        <w:trPr>
          <w:jc w:val="center"/>
        </w:trPr>
        <w:tc>
          <w:tcPr>
            <w:tcW w:w="864" w:type="dxa"/>
            <w:shd w:val="clear" w:color="auto" w:fill="F7FAFC"/>
            <w:tcMar>
              <w:top w:w="80" w:type="dxa"/>
              <w:left w:w="100" w:type="dxa"/>
              <w:bottom w:w="80" w:type="dxa"/>
              <w:right w:w="100" w:type="dxa"/>
            </w:tcMar>
          </w:tcPr>
          <w:p w14:paraId="06153142" w14:textId="77777777" w:rsidR="00E51B32" w:rsidRDefault="00000000" w:rsidP="00D82A06">
            <w:pPr>
              <w:spacing w:before="30" w:after="30"/>
            </w:pPr>
            <w:r>
              <w:rPr>
                <w:color w:val="2D3748"/>
                <w:sz w:val="17"/>
              </w:rPr>
              <w:t>0x0C</w:t>
            </w:r>
          </w:p>
        </w:tc>
        <w:tc>
          <w:tcPr>
            <w:tcW w:w="3312" w:type="dxa"/>
            <w:shd w:val="clear" w:color="auto" w:fill="F7FAFC"/>
            <w:tcMar>
              <w:top w:w="80" w:type="dxa"/>
              <w:left w:w="100" w:type="dxa"/>
              <w:bottom w:w="80" w:type="dxa"/>
              <w:right w:w="100" w:type="dxa"/>
            </w:tcMar>
          </w:tcPr>
          <w:p w14:paraId="760F64AD" w14:textId="77777777" w:rsidR="00E51B32" w:rsidRDefault="00000000" w:rsidP="00D82A06">
            <w:pPr>
              <w:spacing w:before="30" w:after="30"/>
            </w:pPr>
            <w:r>
              <w:rPr>
                <w:color w:val="2D3748"/>
                <w:sz w:val="17"/>
              </w:rPr>
              <w:t>SESSION_FINISH</w:t>
            </w:r>
          </w:p>
        </w:tc>
        <w:tc>
          <w:tcPr>
            <w:tcW w:w="1872" w:type="dxa"/>
            <w:shd w:val="clear" w:color="auto" w:fill="F7FAFC"/>
            <w:tcMar>
              <w:top w:w="80" w:type="dxa"/>
              <w:left w:w="100" w:type="dxa"/>
              <w:bottom w:w="80" w:type="dxa"/>
              <w:right w:w="100" w:type="dxa"/>
            </w:tcMar>
          </w:tcPr>
          <w:p w14:paraId="4796276D" w14:textId="77777777" w:rsidR="00E51B32" w:rsidRDefault="00000000" w:rsidP="00D82A06">
            <w:pPr>
              <w:spacing w:before="30" w:after="30"/>
            </w:pPr>
            <w:r>
              <w:rPr>
                <w:color w:val="2D3748"/>
                <w:sz w:val="17"/>
              </w:rPr>
              <w:t>דו-כיווני</w:t>
            </w:r>
          </w:p>
        </w:tc>
        <w:tc>
          <w:tcPr>
            <w:tcW w:w="3744" w:type="dxa"/>
            <w:shd w:val="clear" w:color="auto" w:fill="F7FAFC"/>
            <w:tcMar>
              <w:top w:w="80" w:type="dxa"/>
              <w:left w:w="100" w:type="dxa"/>
              <w:bottom w:w="80" w:type="dxa"/>
              <w:right w:w="100" w:type="dxa"/>
            </w:tcMar>
          </w:tcPr>
          <w:p w14:paraId="66734DB2" w14:textId="77777777" w:rsidR="00E51B32" w:rsidRDefault="00000000" w:rsidP="00D82A06">
            <w:pPr>
              <w:spacing w:before="30" w:after="30"/>
            </w:pPr>
            <w:r>
              <w:rPr>
                <w:color w:val="2D3748"/>
                <w:sz w:val="17"/>
              </w:rPr>
              <w:t>סיום סשן והעברת הנתונים לתור סנכרון ענן אסינכרוני.</w:t>
            </w:r>
          </w:p>
        </w:tc>
      </w:tr>
      <w:tr w:rsidR="00E51B32" w14:paraId="6A469320" w14:textId="77777777">
        <w:trPr>
          <w:jc w:val="center"/>
        </w:trPr>
        <w:tc>
          <w:tcPr>
            <w:tcW w:w="864" w:type="dxa"/>
            <w:shd w:val="clear" w:color="auto" w:fill="FFFFFF"/>
            <w:tcMar>
              <w:top w:w="80" w:type="dxa"/>
              <w:left w:w="100" w:type="dxa"/>
              <w:bottom w:w="80" w:type="dxa"/>
              <w:right w:w="100" w:type="dxa"/>
            </w:tcMar>
          </w:tcPr>
          <w:p w14:paraId="5EF8ED66" w14:textId="77777777" w:rsidR="00E51B32" w:rsidRDefault="00000000" w:rsidP="00D82A06">
            <w:pPr>
              <w:spacing w:before="30" w:after="30"/>
            </w:pPr>
            <w:r>
              <w:rPr>
                <w:color w:val="2D3748"/>
                <w:sz w:val="17"/>
              </w:rPr>
              <w:t>0x0D</w:t>
            </w:r>
          </w:p>
        </w:tc>
        <w:tc>
          <w:tcPr>
            <w:tcW w:w="3312" w:type="dxa"/>
            <w:shd w:val="clear" w:color="auto" w:fill="FFFFFF"/>
            <w:tcMar>
              <w:top w:w="80" w:type="dxa"/>
              <w:left w:w="100" w:type="dxa"/>
              <w:bottom w:w="80" w:type="dxa"/>
              <w:right w:w="100" w:type="dxa"/>
            </w:tcMar>
          </w:tcPr>
          <w:p w14:paraId="0EB83D65" w14:textId="77777777" w:rsidR="00E51B32" w:rsidRDefault="00000000" w:rsidP="00D82A06">
            <w:pPr>
              <w:spacing w:before="30" w:after="30"/>
            </w:pPr>
            <w:r>
              <w:rPr>
                <w:color w:val="2D3748"/>
                <w:sz w:val="17"/>
              </w:rPr>
              <w:t>PAIRING_PIN_REQUEST</w:t>
            </w:r>
          </w:p>
        </w:tc>
        <w:tc>
          <w:tcPr>
            <w:tcW w:w="1872" w:type="dxa"/>
            <w:shd w:val="clear" w:color="auto" w:fill="FFFFFF"/>
            <w:tcMar>
              <w:top w:w="80" w:type="dxa"/>
              <w:left w:w="100" w:type="dxa"/>
              <w:bottom w:w="80" w:type="dxa"/>
              <w:right w:w="100" w:type="dxa"/>
            </w:tcMar>
          </w:tcPr>
          <w:p w14:paraId="4D180F47" w14:textId="77777777" w:rsidR="00E51B32" w:rsidRDefault="00000000" w:rsidP="00D82A06">
            <w:pPr>
              <w:spacing w:before="30" w:after="30"/>
            </w:pPr>
            <w:r>
              <w:rPr>
                <w:color w:val="2D3748"/>
                <w:sz w:val="17"/>
              </w:rPr>
              <w:t>טאבלט -&gt; קוקפיט</w:t>
            </w:r>
          </w:p>
        </w:tc>
        <w:tc>
          <w:tcPr>
            <w:tcW w:w="3744" w:type="dxa"/>
            <w:shd w:val="clear" w:color="auto" w:fill="FFFFFF"/>
            <w:tcMar>
              <w:top w:w="80" w:type="dxa"/>
              <w:left w:w="100" w:type="dxa"/>
              <w:bottom w:w="80" w:type="dxa"/>
              <w:right w:w="100" w:type="dxa"/>
            </w:tcMar>
          </w:tcPr>
          <w:p w14:paraId="2F0EEA7D" w14:textId="77777777" w:rsidR="00E51B32" w:rsidRDefault="00000000" w:rsidP="00D82A06">
            <w:pPr>
              <w:spacing w:before="30" w:after="30"/>
            </w:pPr>
            <w:r>
              <w:rPr>
                <w:color w:val="2D3748"/>
                <w:sz w:val="17"/>
              </w:rPr>
              <w:t>בקשת טאבלט לצימוד באמצעות קוד PIN חד-פעמי בן 5 ספרות.</w:t>
            </w:r>
          </w:p>
        </w:tc>
      </w:tr>
      <w:tr w:rsidR="00E51B32" w14:paraId="17509B67" w14:textId="77777777">
        <w:trPr>
          <w:jc w:val="center"/>
        </w:trPr>
        <w:tc>
          <w:tcPr>
            <w:tcW w:w="864" w:type="dxa"/>
            <w:shd w:val="clear" w:color="auto" w:fill="F7FAFC"/>
            <w:tcMar>
              <w:top w:w="80" w:type="dxa"/>
              <w:left w:w="100" w:type="dxa"/>
              <w:bottom w:w="80" w:type="dxa"/>
              <w:right w:w="100" w:type="dxa"/>
            </w:tcMar>
          </w:tcPr>
          <w:p w14:paraId="30872B09" w14:textId="77777777" w:rsidR="00E51B32" w:rsidRDefault="00000000" w:rsidP="00D82A06">
            <w:pPr>
              <w:spacing w:before="30" w:after="30"/>
            </w:pPr>
            <w:r>
              <w:rPr>
                <w:color w:val="2D3748"/>
                <w:sz w:val="17"/>
              </w:rPr>
              <w:t>0x0E</w:t>
            </w:r>
          </w:p>
        </w:tc>
        <w:tc>
          <w:tcPr>
            <w:tcW w:w="3312" w:type="dxa"/>
            <w:shd w:val="clear" w:color="auto" w:fill="F7FAFC"/>
            <w:tcMar>
              <w:top w:w="80" w:type="dxa"/>
              <w:left w:w="100" w:type="dxa"/>
              <w:bottom w:w="80" w:type="dxa"/>
              <w:right w:w="100" w:type="dxa"/>
            </w:tcMar>
          </w:tcPr>
          <w:p w14:paraId="4C8ACE23" w14:textId="77777777" w:rsidR="00E51B32" w:rsidRDefault="00000000" w:rsidP="00D82A06">
            <w:pPr>
              <w:spacing w:before="30" w:after="30"/>
            </w:pPr>
            <w:r>
              <w:rPr>
                <w:color w:val="2D3748"/>
                <w:sz w:val="17"/>
              </w:rPr>
              <w:t>PAIRING_PIN_VERIFIED</w:t>
            </w:r>
          </w:p>
        </w:tc>
        <w:tc>
          <w:tcPr>
            <w:tcW w:w="1872" w:type="dxa"/>
            <w:shd w:val="clear" w:color="auto" w:fill="F7FAFC"/>
            <w:tcMar>
              <w:top w:w="80" w:type="dxa"/>
              <w:left w:w="100" w:type="dxa"/>
              <w:bottom w:w="80" w:type="dxa"/>
              <w:right w:w="100" w:type="dxa"/>
            </w:tcMar>
          </w:tcPr>
          <w:p w14:paraId="0412F4B4" w14:textId="77777777" w:rsidR="00E51B32" w:rsidRDefault="00000000" w:rsidP="00D82A06">
            <w:pPr>
              <w:spacing w:before="30" w:after="30"/>
            </w:pPr>
            <w:r>
              <w:rPr>
                <w:color w:val="2D3748"/>
                <w:sz w:val="17"/>
              </w:rPr>
              <w:t>קוקפיט -&gt; טאבלט</w:t>
            </w:r>
          </w:p>
        </w:tc>
        <w:tc>
          <w:tcPr>
            <w:tcW w:w="3744" w:type="dxa"/>
            <w:shd w:val="clear" w:color="auto" w:fill="F7FAFC"/>
            <w:tcMar>
              <w:top w:w="80" w:type="dxa"/>
              <w:left w:w="100" w:type="dxa"/>
              <w:bottom w:w="80" w:type="dxa"/>
              <w:right w:w="100" w:type="dxa"/>
            </w:tcMar>
          </w:tcPr>
          <w:p w14:paraId="664244A7" w14:textId="77777777" w:rsidR="00E51B32" w:rsidRDefault="00000000" w:rsidP="00D82A06">
            <w:pPr>
              <w:spacing w:before="30" w:after="30"/>
            </w:pPr>
            <w:r>
              <w:rPr>
                <w:color w:val="2D3748"/>
                <w:sz w:val="17"/>
              </w:rPr>
              <w:t>אימות PIN מוצלח, הצגת קוד QR לצימוד מצלמת IP ופתיחת ערוץ P2P.</w:t>
            </w:r>
          </w:p>
        </w:tc>
      </w:tr>
      <w:tr w:rsidR="00E51B32" w14:paraId="1720F4D4" w14:textId="77777777">
        <w:trPr>
          <w:jc w:val="center"/>
        </w:trPr>
        <w:tc>
          <w:tcPr>
            <w:tcW w:w="864" w:type="dxa"/>
            <w:shd w:val="clear" w:color="auto" w:fill="FFFFFF"/>
            <w:tcMar>
              <w:top w:w="80" w:type="dxa"/>
              <w:left w:w="100" w:type="dxa"/>
              <w:bottom w:w="80" w:type="dxa"/>
              <w:right w:w="100" w:type="dxa"/>
            </w:tcMar>
          </w:tcPr>
          <w:p w14:paraId="0A668501" w14:textId="77777777" w:rsidR="00E51B32" w:rsidRDefault="00000000" w:rsidP="00D82A06">
            <w:pPr>
              <w:spacing w:before="30" w:after="30"/>
            </w:pPr>
            <w:r>
              <w:rPr>
                <w:color w:val="2D3748"/>
                <w:sz w:val="17"/>
              </w:rPr>
              <w:t>0x0F</w:t>
            </w:r>
          </w:p>
        </w:tc>
        <w:tc>
          <w:tcPr>
            <w:tcW w:w="3312" w:type="dxa"/>
            <w:shd w:val="clear" w:color="auto" w:fill="FFFFFF"/>
            <w:tcMar>
              <w:top w:w="80" w:type="dxa"/>
              <w:left w:w="100" w:type="dxa"/>
              <w:bottom w:w="80" w:type="dxa"/>
              <w:right w:w="100" w:type="dxa"/>
            </w:tcMar>
          </w:tcPr>
          <w:p w14:paraId="1A092EE3" w14:textId="77777777" w:rsidR="00E51B32" w:rsidRDefault="00000000" w:rsidP="00D82A06">
            <w:pPr>
              <w:spacing w:before="30" w:after="30"/>
            </w:pPr>
            <w:r>
              <w:rPr>
                <w:color w:val="2D3748"/>
                <w:sz w:val="17"/>
              </w:rPr>
              <w:t>EMERGENCY_PAUSE</w:t>
            </w:r>
          </w:p>
        </w:tc>
        <w:tc>
          <w:tcPr>
            <w:tcW w:w="1872" w:type="dxa"/>
            <w:shd w:val="clear" w:color="auto" w:fill="FFFFFF"/>
            <w:tcMar>
              <w:top w:w="80" w:type="dxa"/>
              <w:left w:w="100" w:type="dxa"/>
              <w:bottom w:w="80" w:type="dxa"/>
              <w:right w:w="100" w:type="dxa"/>
            </w:tcMar>
          </w:tcPr>
          <w:p w14:paraId="6D5884CB" w14:textId="77777777" w:rsidR="00E51B32" w:rsidRDefault="00000000" w:rsidP="00D82A06">
            <w:pPr>
              <w:spacing w:before="30" w:after="30"/>
            </w:pPr>
            <w:r>
              <w:rPr>
                <w:color w:val="2D3748"/>
                <w:sz w:val="17"/>
              </w:rPr>
              <w:t>קוקפיט -&gt; טאבלט</w:t>
            </w:r>
          </w:p>
        </w:tc>
        <w:tc>
          <w:tcPr>
            <w:tcW w:w="3744" w:type="dxa"/>
            <w:shd w:val="clear" w:color="auto" w:fill="FFFFFF"/>
            <w:tcMar>
              <w:top w:w="80" w:type="dxa"/>
              <w:left w:w="100" w:type="dxa"/>
              <w:bottom w:w="80" w:type="dxa"/>
              <w:right w:w="100" w:type="dxa"/>
            </w:tcMar>
          </w:tcPr>
          <w:p w14:paraId="77EB40C6" w14:textId="77777777" w:rsidR="00E51B32" w:rsidRDefault="00000000" w:rsidP="00D82A06">
            <w:pPr>
              <w:spacing w:before="30" w:after="30"/>
            </w:pPr>
            <w:r>
              <w:rPr>
                <w:color w:val="2D3748"/>
                <w:sz w:val="17"/>
              </w:rPr>
              <w:t>עצירת חירום יזומה של המבדק ע"י המאבחן עם הקפאת טיימרים.</w:t>
            </w:r>
          </w:p>
        </w:tc>
      </w:tr>
      <w:tr w:rsidR="00E51B32" w14:paraId="6A52B0FF" w14:textId="77777777">
        <w:trPr>
          <w:jc w:val="center"/>
        </w:trPr>
        <w:tc>
          <w:tcPr>
            <w:tcW w:w="864" w:type="dxa"/>
            <w:shd w:val="clear" w:color="auto" w:fill="F7FAFC"/>
            <w:tcMar>
              <w:top w:w="80" w:type="dxa"/>
              <w:left w:w="100" w:type="dxa"/>
              <w:bottom w:w="80" w:type="dxa"/>
              <w:right w:w="100" w:type="dxa"/>
            </w:tcMar>
          </w:tcPr>
          <w:p w14:paraId="665D1718" w14:textId="77777777" w:rsidR="00E51B32" w:rsidRDefault="00000000" w:rsidP="00D82A06">
            <w:pPr>
              <w:spacing w:before="30" w:after="30"/>
            </w:pPr>
            <w:r>
              <w:rPr>
                <w:color w:val="2D3748"/>
                <w:sz w:val="17"/>
              </w:rPr>
              <w:t>0x10</w:t>
            </w:r>
          </w:p>
        </w:tc>
        <w:tc>
          <w:tcPr>
            <w:tcW w:w="3312" w:type="dxa"/>
            <w:shd w:val="clear" w:color="auto" w:fill="F7FAFC"/>
            <w:tcMar>
              <w:top w:w="80" w:type="dxa"/>
              <w:left w:w="100" w:type="dxa"/>
              <w:bottom w:w="80" w:type="dxa"/>
              <w:right w:w="100" w:type="dxa"/>
            </w:tcMar>
          </w:tcPr>
          <w:p w14:paraId="1C4BE8C2" w14:textId="77777777" w:rsidR="00E51B32" w:rsidRDefault="00000000" w:rsidP="00D82A06">
            <w:pPr>
              <w:spacing w:before="30" w:after="30"/>
            </w:pPr>
            <w:r>
              <w:rPr>
                <w:color w:val="2D3748"/>
                <w:sz w:val="17"/>
              </w:rPr>
              <w:t>CLINICAL_NOTE_ADDED</w:t>
            </w:r>
          </w:p>
        </w:tc>
        <w:tc>
          <w:tcPr>
            <w:tcW w:w="1872" w:type="dxa"/>
            <w:shd w:val="clear" w:color="auto" w:fill="F7FAFC"/>
            <w:tcMar>
              <w:top w:w="80" w:type="dxa"/>
              <w:left w:w="100" w:type="dxa"/>
              <w:bottom w:w="80" w:type="dxa"/>
              <w:right w:w="100" w:type="dxa"/>
            </w:tcMar>
          </w:tcPr>
          <w:p w14:paraId="272D29AD" w14:textId="77777777" w:rsidR="00E51B32" w:rsidRDefault="00000000" w:rsidP="00D82A06">
            <w:pPr>
              <w:spacing w:before="30" w:after="30"/>
            </w:pPr>
            <w:r>
              <w:rPr>
                <w:color w:val="2D3748"/>
                <w:sz w:val="17"/>
              </w:rPr>
              <w:t>קוקפיט -&gt; DB</w:t>
            </w:r>
          </w:p>
        </w:tc>
        <w:tc>
          <w:tcPr>
            <w:tcW w:w="3744" w:type="dxa"/>
            <w:shd w:val="clear" w:color="auto" w:fill="F7FAFC"/>
            <w:tcMar>
              <w:top w:w="80" w:type="dxa"/>
              <w:left w:w="100" w:type="dxa"/>
              <w:bottom w:w="80" w:type="dxa"/>
              <w:right w:w="100" w:type="dxa"/>
            </w:tcMar>
          </w:tcPr>
          <w:p w14:paraId="0AA4AB77" w14:textId="77777777" w:rsidR="00E51B32" w:rsidRDefault="00000000" w:rsidP="00D82A06">
            <w:pPr>
              <w:spacing w:before="30" w:after="30"/>
            </w:pPr>
            <w:r>
              <w:rPr>
                <w:color w:val="2D3748"/>
                <w:sz w:val="17"/>
              </w:rPr>
              <w:t>תיעוד הערה קלינית בזמן אמת של המאבחן המוצמדת ל-Timestamp.</w:t>
            </w:r>
          </w:p>
        </w:tc>
      </w:tr>
      <w:tr w:rsidR="00E51B32" w14:paraId="04505830" w14:textId="77777777">
        <w:trPr>
          <w:jc w:val="center"/>
        </w:trPr>
        <w:tc>
          <w:tcPr>
            <w:tcW w:w="864" w:type="dxa"/>
            <w:shd w:val="clear" w:color="auto" w:fill="FFFFFF"/>
            <w:tcMar>
              <w:top w:w="80" w:type="dxa"/>
              <w:left w:w="100" w:type="dxa"/>
              <w:bottom w:w="80" w:type="dxa"/>
              <w:right w:w="100" w:type="dxa"/>
            </w:tcMar>
          </w:tcPr>
          <w:p w14:paraId="015D0C65" w14:textId="77777777" w:rsidR="00E51B32" w:rsidRDefault="00000000" w:rsidP="00D82A06">
            <w:pPr>
              <w:spacing w:before="30" w:after="30"/>
            </w:pPr>
            <w:r>
              <w:rPr>
                <w:color w:val="2D3748"/>
                <w:sz w:val="17"/>
              </w:rPr>
              <w:t>0x11</w:t>
            </w:r>
          </w:p>
        </w:tc>
        <w:tc>
          <w:tcPr>
            <w:tcW w:w="3312" w:type="dxa"/>
            <w:shd w:val="clear" w:color="auto" w:fill="FFFFFF"/>
            <w:tcMar>
              <w:top w:w="80" w:type="dxa"/>
              <w:left w:w="100" w:type="dxa"/>
              <w:bottom w:w="80" w:type="dxa"/>
              <w:right w:w="100" w:type="dxa"/>
            </w:tcMar>
          </w:tcPr>
          <w:p w14:paraId="69B1256D" w14:textId="77777777" w:rsidR="00E51B32" w:rsidRDefault="00000000" w:rsidP="00D82A06">
            <w:pPr>
              <w:spacing w:before="30" w:after="30"/>
            </w:pPr>
            <w:r>
              <w:rPr>
                <w:color w:val="2D3748"/>
                <w:sz w:val="17"/>
              </w:rPr>
              <w:t>CONTROL_PAGE_NAVIGATE</w:t>
            </w:r>
          </w:p>
        </w:tc>
        <w:tc>
          <w:tcPr>
            <w:tcW w:w="1872" w:type="dxa"/>
            <w:shd w:val="clear" w:color="auto" w:fill="FFFFFF"/>
            <w:tcMar>
              <w:top w:w="80" w:type="dxa"/>
              <w:left w:w="100" w:type="dxa"/>
              <w:bottom w:w="80" w:type="dxa"/>
              <w:right w:w="100" w:type="dxa"/>
            </w:tcMar>
          </w:tcPr>
          <w:p w14:paraId="4BF5C347" w14:textId="77777777" w:rsidR="00E51B32" w:rsidRDefault="00000000" w:rsidP="00D82A06">
            <w:pPr>
              <w:spacing w:before="30" w:after="30"/>
            </w:pPr>
            <w:r>
              <w:rPr>
                <w:color w:val="2D3748"/>
                <w:sz w:val="17"/>
              </w:rPr>
              <w:t>דו-כיווני</w:t>
            </w:r>
          </w:p>
        </w:tc>
        <w:tc>
          <w:tcPr>
            <w:tcW w:w="3744" w:type="dxa"/>
            <w:shd w:val="clear" w:color="auto" w:fill="FFFFFF"/>
            <w:tcMar>
              <w:top w:w="80" w:type="dxa"/>
              <w:left w:w="100" w:type="dxa"/>
              <w:bottom w:w="80" w:type="dxa"/>
              <w:right w:w="100" w:type="dxa"/>
            </w:tcMar>
          </w:tcPr>
          <w:p w14:paraId="2E5169B0" w14:textId="77777777" w:rsidR="00E51B32" w:rsidRDefault="00000000" w:rsidP="00D82A06">
            <w:pPr>
              <w:spacing w:before="30" w:after="30"/>
            </w:pPr>
            <w:r>
              <w:rPr>
                <w:color w:val="2D3748"/>
                <w:sz w:val="17"/>
              </w:rPr>
              <w:t>מעבר בין עמוד תפעול ובקרה (Control Page) לבין עמוד הקוקפיט בזמן אמת.</w:t>
            </w:r>
          </w:p>
        </w:tc>
      </w:tr>
      <w:tr w:rsidR="00E51B32" w14:paraId="7078D777" w14:textId="77777777">
        <w:trPr>
          <w:jc w:val="center"/>
        </w:trPr>
        <w:tc>
          <w:tcPr>
            <w:tcW w:w="864" w:type="dxa"/>
            <w:shd w:val="clear" w:color="auto" w:fill="F7FAFC"/>
            <w:tcMar>
              <w:top w:w="80" w:type="dxa"/>
              <w:left w:w="100" w:type="dxa"/>
              <w:bottom w:w="80" w:type="dxa"/>
              <w:right w:w="100" w:type="dxa"/>
            </w:tcMar>
          </w:tcPr>
          <w:p w14:paraId="1953D559" w14:textId="77777777" w:rsidR="00E51B32" w:rsidRDefault="00000000" w:rsidP="00D82A06">
            <w:pPr>
              <w:spacing w:before="30" w:after="30"/>
            </w:pPr>
            <w:r>
              <w:rPr>
                <w:color w:val="2D3748"/>
                <w:sz w:val="17"/>
              </w:rPr>
              <w:t>0x12</w:t>
            </w:r>
          </w:p>
        </w:tc>
        <w:tc>
          <w:tcPr>
            <w:tcW w:w="3312" w:type="dxa"/>
            <w:shd w:val="clear" w:color="auto" w:fill="F7FAFC"/>
            <w:tcMar>
              <w:top w:w="80" w:type="dxa"/>
              <w:left w:w="100" w:type="dxa"/>
              <w:bottom w:w="80" w:type="dxa"/>
              <w:right w:w="100" w:type="dxa"/>
            </w:tcMar>
          </w:tcPr>
          <w:p w14:paraId="402C7BBE" w14:textId="77777777" w:rsidR="00E51B32" w:rsidRDefault="00000000" w:rsidP="00D82A06">
            <w:pPr>
              <w:spacing w:before="30" w:after="30"/>
            </w:pPr>
            <w:r>
              <w:rPr>
                <w:color w:val="2D3748"/>
                <w:sz w:val="17"/>
              </w:rPr>
              <w:t>SHOW_INTRO_VIDEO</w:t>
            </w:r>
          </w:p>
        </w:tc>
        <w:tc>
          <w:tcPr>
            <w:tcW w:w="1872" w:type="dxa"/>
            <w:shd w:val="clear" w:color="auto" w:fill="F7FAFC"/>
            <w:tcMar>
              <w:top w:w="80" w:type="dxa"/>
              <w:left w:w="100" w:type="dxa"/>
              <w:bottom w:w="80" w:type="dxa"/>
              <w:right w:w="100" w:type="dxa"/>
            </w:tcMar>
          </w:tcPr>
          <w:p w14:paraId="0593FBA6" w14:textId="77777777" w:rsidR="00E51B32" w:rsidRDefault="00000000" w:rsidP="00D82A06">
            <w:pPr>
              <w:spacing w:before="30" w:after="30"/>
            </w:pPr>
            <w:r>
              <w:rPr>
                <w:color w:val="2D3748"/>
                <w:sz w:val="17"/>
              </w:rPr>
              <w:t>קוקפיט -&gt; טאבלט</w:t>
            </w:r>
          </w:p>
        </w:tc>
        <w:tc>
          <w:tcPr>
            <w:tcW w:w="3744" w:type="dxa"/>
            <w:shd w:val="clear" w:color="auto" w:fill="F7FAFC"/>
            <w:tcMar>
              <w:top w:w="80" w:type="dxa"/>
              <w:left w:w="100" w:type="dxa"/>
              <w:bottom w:w="80" w:type="dxa"/>
              <w:right w:w="100" w:type="dxa"/>
            </w:tcMar>
          </w:tcPr>
          <w:p w14:paraId="1929B7B2" w14:textId="77777777" w:rsidR="00E51B32" w:rsidRDefault="00000000" w:rsidP="00D82A06">
            <w:pPr>
              <w:spacing w:before="30" w:after="30"/>
            </w:pPr>
            <w:r>
              <w:rPr>
                <w:color w:val="2D3748"/>
                <w:sz w:val="17"/>
              </w:rPr>
              <w:t>הפעלת סרטון הדגמה פותח בן 20 שניות המציג את תנועת האות המומצאת.</w:t>
            </w:r>
          </w:p>
        </w:tc>
      </w:tr>
      <w:tr w:rsidR="00E51B32" w14:paraId="7C5EC71E" w14:textId="77777777">
        <w:trPr>
          <w:jc w:val="center"/>
        </w:trPr>
        <w:tc>
          <w:tcPr>
            <w:tcW w:w="864" w:type="dxa"/>
            <w:shd w:val="clear" w:color="auto" w:fill="FFFFFF"/>
            <w:tcMar>
              <w:top w:w="80" w:type="dxa"/>
              <w:left w:w="100" w:type="dxa"/>
              <w:bottom w:w="80" w:type="dxa"/>
              <w:right w:w="100" w:type="dxa"/>
            </w:tcMar>
          </w:tcPr>
          <w:p w14:paraId="66EEEC16" w14:textId="77777777" w:rsidR="00E51B32" w:rsidRDefault="00000000" w:rsidP="00D82A06">
            <w:pPr>
              <w:spacing w:before="30" w:after="30"/>
            </w:pPr>
            <w:r>
              <w:rPr>
                <w:color w:val="2D3748"/>
                <w:sz w:val="17"/>
              </w:rPr>
              <w:t>0x13</w:t>
            </w:r>
          </w:p>
        </w:tc>
        <w:tc>
          <w:tcPr>
            <w:tcW w:w="3312" w:type="dxa"/>
            <w:shd w:val="clear" w:color="auto" w:fill="FFFFFF"/>
            <w:tcMar>
              <w:top w:w="80" w:type="dxa"/>
              <w:left w:w="100" w:type="dxa"/>
              <w:bottom w:w="80" w:type="dxa"/>
              <w:right w:w="100" w:type="dxa"/>
            </w:tcMar>
          </w:tcPr>
          <w:p w14:paraId="76E3EB92" w14:textId="77777777" w:rsidR="00E51B32" w:rsidRDefault="00000000" w:rsidP="00D82A06">
            <w:pPr>
              <w:spacing w:before="30" w:after="30"/>
            </w:pPr>
            <w:r>
              <w:rPr>
                <w:color w:val="2D3748"/>
                <w:sz w:val="17"/>
              </w:rPr>
              <w:t>SHOW_NB_VIDEO</w:t>
            </w:r>
          </w:p>
        </w:tc>
        <w:tc>
          <w:tcPr>
            <w:tcW w:w="1872" w:type="dxa"/>
            <w:shd w:val="clear" w:color="auto" w:fill="FFFFFF"/>
            <w:tcMar>
              <w:top w:w="80" w:type="dxa"/>
              <w:left w:w="100" w:type="dxa"/>
              <w:bottom w:w="80" w:type="dxa"/>
              <w:right w:w="100" w:type="dxa"/>
            </w:tcMar>
          </w:tcPr>
          <w:p w14:paraId="20D1293E" w14:textId="77777777" w:rsidR="00E51B32" w:rsidRDefault="00000000" w:rsidP="00D82A06">
            <w:pPr>
              <w:spacing w:before="30" w:after="30"/>
            </w:pPr>
            <w:r>
              <w:rPr>
                <w:color w:val="2D3748"/>
                <w:sz w:val="17"/>
              </w:rPr>
              <w:t>קוקפיט -&gt; טאבלט</w:t>
            </w:r>
          </w:p>
        </w:tc>
        <w:tc>
          <w:tcPr>
            <w:tcW w:w="3744" w:type="dxa"/>
            <w:shd w:val="clear" w:color="auto" w:fill="FFFFFF"/>
            <w:tcMar>
              <w:top w:w="80" w:type="dxa"/>
              <w:left w:w="100" w:type="dxa"/>
              <w:bottom w:w="80" w:type="dxa"/>
              <w:right w:w="100" w:type="dxa"/>
            </w:tcMar>
          </w:tcPr>
          <w:p w14:paraId="1327E3E7" w14:textId="77777777" w:rsidR="00E51B32" w:rsidRDefault="00000000" w:rsidP="00D82A06">
            <w:pPr>
              <w:spacing w:before="30" w:after="30"/>
            </w:pPr>
            <w:r>
              <w:rPr>
                <w:color w:val="2D3748"/>
                <w:sz w:val="17"/>
              </w:rPr>
              <w:t>הפעלת סרטון הדגמה קצר לכתיבה במחברת שורות ללא נקודות.</w:t>
            </w:r>
          </w:p>
        </w:tc>
      </w:tr>
      <w:tr w:rsidR="00E51B32" w14:paraId="2A6D8561" w14:textId="77777777">
        <w:trPr>
          <w:jc w:val="center"/>
        </w:trPr>
        <w:tc>
          <w:tcPr>
            <w:tcW w:w="864" w:type="dxa"/>
            <w:shd w:val="clear" w:color="auto" w:fill="F7FAFC"/>
            <w:tcMar>
              <w:top w:w="80" w:type="dxa"/>
              <w:left w:w="100" w:type="dxa"/>
              <w:bottom w:w="80" w:type="dxa"/>
              <w:right w:w="100" w:type="dxa"/>
            </w:tcMar>
          </w:tcPr>
          <w:p w14:paraId="5B09BE8F" w14:textId="77777777" w:rsidR="00E51B32" w:rsidRDefault="00000000" w:rsidP="00D82A06">
            <w:pPr>
              <w:spacing w:before="30" w:after="30"/>
            </w:pPr>
            <w:r>
              <w:rPr>
                <w:color w:val="2D3748"/>
                <w:sz w:val="17"/>
              </w:rPr>
              <w:t>0x14</w:t>
            </w:r>
          </w:p>
        </w:tc>
        <w:tc>
          <w:tcPr>
            <w:tcW w:w="3312" w:type="dxa"/>
            <w:shd w:val="clear" w:color="auto" w:fill="F7FAFC"/>
            <w:tcMar>
              <w:top w:w="80" w:type="dxa"/>
              <w:left w:w="100" w:type="dxa"/>
              <w:bottom w:w="80" w:type="dxa"/>
              <w:right w:w="100" w:type="dxa"/>
            </w:tcMar>
          </w:tcPr>
          <w:p w14:paraId="1FE06D1C" w14:textId="77777777" w:rsidR="00E51B32" w:rsidRDefault="00000000" w:rsidP="00D82A06">
            <w:pPr>
              <w:spacing w:before="30" w:after="30"/>
            </w:pPr>
            <w:r>
              <w:rPr>
                <w:color w:val="2D3748"/>
                <w:sz w:val="17"/>
              </w:rPr>
              <w:t>NB_PAGE_START</w:t>
            </w:r>
          </w:p>
        </w:tc>
        <w:tc>
          <w:tcPr>
            <w:tcW w:w="1872" w:type="dxa"/>
            <w:shd w:val="clear" w:color="auto" w:fill="F7FAFC"/>
            <w:tcMar>
              <w:top w:w="80" w:type="dxa"/>
              <w:left w:w="100" w:type="dxa"/>
              <w:bottom w:w="80" w:type="dxa"/>
              <w:right w:w="100" w:type="dxa"/>
            </w:tcMar>
          </w:tcPr>
          <w:p w14:paraId="7FC699FE" w14:textId="77777777" w:rsidR="00E51B32" w:rsidRDefault="00000000" w:rsidP="00D82A06">
            <w:pPr>
              <w:spacing w:before="30" w:after="30"/>
            </w:pPr>
            <w:r>
              <w:rPr>
                <w:color w:val="2D3748"/>
                <w:sz w:val="17"/>
              </w:rPr>
              <w:t>קוקפיט -&gt; טאבלט</w:t>
            </w:r>
          </w:p>
        </w:tc>
        <w:tc>
          <w:tcPr>
            <w:tcW w:w="3744" w:type="dxa"/>
            <w:shd w:val="clear" w:color="auto" w:fill="F7FAFC"/>
            <w:tcMar>
              <w:top w:w="80" w:type="dxa"/>
              <w:left w:w="100" w:type="dxa"/>
              <w:bottom w:w="80" w:type="dxa"/>
              <w:right w:w="100" w:type="dxa"/>
            </w:tcMar>
          </w:tcPr>
          <w:p w14:paraId="010EA8C7" w14:textId="77777777" w:rsidR="00E51B32" w:rsidRDefault="00000000" w:rsidP="00D82A06">
            <w:pPr>
              <w:spacing w:before="30" w:after="30"/>
            </w:pPr>
            <w:r>
              <w:rPr>
                <w:color w:val="2D3748"/>
                <w:sz w:val="17"/>
              </w:rPr>
              <w:t>טעינת תבנית מחברת שורות (NB2Pages) בטאבלט למדידת זמנים.</w:t>
            </w:r>
          </w:p>
        </w:tc>
      </w:tr>
      <w:tr w:rsidR="00E51B32" w14:paraId="3E72E6EF" w14:textId="77777777">
        <w:trPr>
          <w:jc w:val="center"/>
        </w:trPr>
        <w:tc>
          <w:tcPr>
            <w:tcW w:w="864" w:type="dxa"/>
            <w:shd w:val="clear" w:color="auto" w:fill="FFFFFF"/>
            <w:tcMar>
              <w:top w:w="80" w:type="dxa"/>
              <w:left w:w="100" w:type="dxa"/>
              <w:bottom w:w="80" w:type="dxa"/>
              <w:right w:w="100" w:type="dxa"/>
            </w:tcMar>
          </w:tcPr>
          <w:p w14:paraId="46A29EB9" w14:textId="77777777" w:rsidR="00E51B32" w:rsidRDefault="00000000" w:rsidP="00D82A06">
            <w:pPr>
              <w:spacing w:before="30" w:after="30"/>
            </w:pPr>
            <w:r>
              <w:rPr>
                <w:color w:val="2D3748"/>
                <w:sz w:val="17"/>
              </w:rPr>
              <w:t>0x15</w:t>
            </w:r>
          </w:p>
        </w:tc>
        <w:tc>
          <w:tcPr>
            <w:tcW w:w="3312" w:type="dxa"/>
            <w:shd w:val="clear" w:color="auto" w:fill="FFFFFF"/>
            <w:tcMar>
              <w:top w:w="80" w:type="dxa"/>
              <w:left w:w="100" w:type="dxa"/>
              <w:bottom w:w="80" w:type="dxa"/>
              <w:right w:w="100" w:type="dxa"/>
            </w:tcMar>
          </w:tcPr>
          <w:p w14:paraId="67B0054B" w14:textId="77777777" w:rsidR="00E51B32" w:rsidRDefault="00000000" w:rsidP="00D82A06">
            <w:pPr>
              <w:spacing w:before="30" w:after="30"/>
            </w:pPr>
            <w:r>
              <w:rPr>
                <w:color w:val="2D3748"/>
                <w:sz w:val="17"/>
              </w:rPr>
              <w:t>NB_PAGE_COMPLETE</w:t>
            </w:r>
          </w:p>
        </w:tc>
        <w:tc>
          <w:tcPr>
            <w:tcW w:w="1872" w:type="dxa"/>
            <w:shd w:val="clear" w:color="auto" w:fill="FFFFFF"/>
            <w:tcMar>
              <w:top w:w="80" w:type="dxa"/>
              <w:left w:w="100" w:type="dxa"/>
              <w:bottom w:w="80" w:type="dxa"/>
              <w:right w:w="100" w:type="dxa"/>
            </w:tcMar>
          </w:tcPr>
          <w:p w14:paraId="66C80DEC" w14:textId="77777777" w:rsidR="00E51B32" w:rsidRDefault="00000000" w:rsidP="00D82A06">
            <w:pPr>
              <w:spacing w:before="30" w:after="30"/>
            </w:pPr>
            <w:r>
              <w:rPr>
                <w:color w:val="2D3748"/>
                <w:sz w:val="17"/>
              </w:rPr>
              <w:t>טאבלט -&gt; קוקפיט</w:t>
            </w:r>
          </w:p>
        </w:tc>
        <w:tc>
          <w:tcPr>
            <w:tcW w:w="3744" w:type="dxa"/>
            <w:shd w:val="clear" w:color="auto" w:fill="FFFFFF"/>
            <w:tcMar>
              <w:top w:w="80" w:type="dxa"/>
              <w:left w:w="100" w:type="dxa"/>
              <w:bottom w:w="80" w:type="dxa"/>
              <w:right w:w="100" w:type="dxa"/>
            </w:tcMar>
          </w:tcPr>
          <w:p w14:paraId="23CB045B" w14:textId="77777777" w:rsidR="00E51B32" w:rsidRDefault="00000000" w:rsidP="00D82A06">
            <w:pPr>
              <w:spacing w:before="30" w:after="30"/>
            </w:pPr>
            <w:r>
              <w:rPr>
                <w:color w:val="2D3748"/>
                <w:sz w:val="17"/>
              </w:rPr>
              <w:t>סיום עמוד מחברת שורות ע"י לחיצה על כפתור 'עמוד הבא' או Timeout.</w:t>
            </w:r>
          </w:p>
        </w:tc>
      </w:tr>
      <w:tr w:rsidR="00E51B32" w14:paraId="1BE11F88" w14:textId="77777777">
        <w:trPr>
          <w:jc w:val="center"/>
        </w:trPr>
        <w:tc>
          <w:tcPr>
            <w:tcW w:w="864" w:type="dxa"/>
            <w:shd w:val="clear" w:color="auto" w:fill="F7FAFC"/>
            <w:tcMar>
              <w:top w:w="80" w:type="dxa"/>
              <w:left w:w="100" w:type="dxa"/>
              <w:bottom w:w="80" w:type="dxa"/>
              <w:right w:w="100" w:type="dxa"/>
            </w:tcMar>
          </w:tcPr>
          <w:p w14:paraId="59122A6D" w14:textId="77777777" w:rsidR="00E51B32" w:rsidRDefault="00000000" w:rsidP="00D82A06">
            <w:pPr>
              <w:spacing w:before="30" w:after="30"/>
            </w:pPr>
            <w:r>
              <w:rPr>
                <w:color w:val="2D3748"/>
                <w:sz w:val="17"/>
              </w:rPr>
              <w:t>0x16</w:t>
            </w:r>
          </w:p>
        </w:tc>
        <w:tc>
          <w:tcPr>
            <w:tcW w:w="3312" w:type="dxa"/>
            <w:shd w:val="clear" w:color="auto" w:fill="F7FAFC"/>
            <w:tcMar>
              <w:top w:w="80" w:type="dxa"/>
              <w:left w:w="100" w:type="dxa"/>
              <w:bottom w:w="80" w:type="dxa"/>
              <w:right w:w="100" w:type="dxa"/>
            </w:tcMar>
          </w:tcPr>
          <w:p w14:paraId="28F27C01" w14:textId="77777777" w:rsidR="00E51B32" w:rsidRDefault="00000000" w:rsidP="00D82A06">
            <w:pPr>
              <w:spacing w:before="30" w:after="30"/>
            </w:pPr>
            <w:r>
              <w:rPr>
                <w:color w:val="2D3748"/>
                <w:sz w:val="17"/>
              </w:rPr>
              <w:t>CAMERA_QR_GENERATED</w:t>
            </w:r>
          </w:p>
        </w:tc>
        <w:tc>
          <w:tcPr>
            <w:tcW w:w="1872" w:type="dxa"/>
            <w:shd w:val="clear" w:color="auto" w:fill="F7FAFC"/>
            <w:tcMar>
              <w:top w:w="80" w:type="dxa"/>
              <w:left w:w="100" w:type="dxa"/>
              <w:bottom w:w="80" w:type="dxa"/>
              <w:right w:w="100" w:type="dxa"/>
            </w:tcMar>
          </w:tcPr>
          <w:p w14:paraId="798BF51F" w14:textId="77777777" w:rsidR="00E51B32" w:rsidRDefault="00000000" w:rsidP="00D82A06">
            <w:pPr>
              <w:spacing w:before="30" w:after="30"/>
            </w:pPr>
            <w:r>
              <w:rPr>
                <w:color w:val="2D3748"/>
                <w:sz w:val="17"/>
              </w:rPr>
              <w:t>טאבלט -&gt; CMS</w:t>
            </w:r>
          </w:p>
        </w:tc>
        <w:tc>
          <w:tcPr>
            <w:tcW w:w="3744" w:type="dxa"/>
            <w:shd w:val="clear" w:color="auto" w:fill="F7FAFC"/>
            <w:tcMar>
              <w:top w:w="80" w:type="dxa"/>
              <w:left w:w="100" w:type="dxa"/>
              <w:bottom w:w="80" w:type="dxa"/>
              <w:right w:w="100" w:type="dxa"/>
            </w:tcMar>
          </w:tcPr>
          <w:p w14:paraId="0947A066" w14:textId="77777777" w:rsidR="00E51B32" w:rsidRDefault="00000000" w:rsidP="00D82A06">
            <w:pPr>
              <w:spacing w:before="30" w:after="30"/>
            </w:pPr>
            <w:r>
              <w:rPr>
                <w:color w:val="2D3748"/>
                <w:sz w:val="17"/>
              </w:rPr>
              <w:t>הפקת קוד QR בטאבלט לצימוד מצלמת IP Sricam SP006.</w:t>
            </w:r>
          </w:p>
        </w:tc>
      </w:tr>
      <w:tr w:rsidR="00E51B32" w14:paraId="3A21B32B" w14:textId="77777777">
        <w:trPr>
          <w:jc w:val="center"/>
        </w:trPr>
        <w:tc>
          <w:tcPr>
            <w:tcW w:w="864" w:type="dxa"/>
            <w:shd w:val="clear" w:color="auto" w:fill="FFFFFF"/>
            <w:tcMar>
              <w:top w:w="80" w:type="dxa"/>
              <w:left w:w="100" w:type="dxa"/>
              <w:bottom w:w="80" w:type="dxa"/>
              <w:right w:w="100" w:type="dxa"/>
            </w:tcMar>
          </w:tcPr>
          <w:p w14:paraId="268359E8" w14:textId="77777777" w:rsidR="00E51B32" w:rsidRDefault="00000000" w:rsidP="00D82A06">
            <w:pPr>
              <w:spacing w:before="30" w:after="30"/>
            </w:pPr>
            <w:r>
              <w:rPr>
                <w:color w:val="2D3748"/>
                <w:sz w:val="17"/>
              </w:rPr>
              <w:t>0x17</w:t>
            </w:r>
          </w:p>
        </w:tc>
        <w:tc>
          <w:tcPr>
            <w:tcW w:w="3312" w:type="dxa"/>
            <w:shd w:val="clear" w:color="auto" w:fill="FFFFFF"/>
            <w:tcMar>
              <w:top w:w="80" w:type="dxa"/>
              <w:left w:w="100" w:type="dxa"/>
              <w:bottom w:w="80" w:type="dxa"/>
              <w:right w:w="100" w:type="dxa"/>
            </w:tcMar>
          </w:tcPr>
          <w:p w14:paraId="181CE749" w14:textId="77777777" w:rsidR="00E51B32" w:rsidRDefault="00000000" w:rsidP="00D82A06">
            <w:pPr>
              <w:spacing w:before="30" w:after="30"/>
            </w:pPr>
            <w:r>
              <w:rPr>
                <w:color w:val="2D3748"/>
                <w:sz w:val="17"/>
              </w:rPr>
              <w:t>CAMERA_PREVIEW_TOGGLE</w:t>
            </w:r>
          </w:p>
        </w:tc>
        <w:tc>
          <w:tcPr>
            <w:tcW w:w="1872" w:type="dxa"/>
            <w:shd w:val="clear" w:color="auto" w:fill="FFFFFF"/>
            <w:tcMar>
              <w:top w:w="80" w:type="dxa"/>
              <w:left w:w="100" w:type="dxa"/>
              <w:bottom w:w="80" w:type="dxa"/>
              <w:right w:w="100" w:type="dxa"/>
            </w:tcMar>
          </w:tcPr>
          <w:p w14:paraId="27E1925E" w14:textId="77777777" w:rsidR="00E51B32" w:rsidRDefault="00000000" w:rsidP="00D82A06">
            <w:pPr>
              <w:spacing w:before="30" w:after="30"/>
            </w:pPr>
            <w:r>
              <w:rPr>
                <w:color w:val="2D3748"/>
                <w:sz w:val="17"/>
              </w:rPr>
              <w:t>קוקפיט -&gt; CMS</w:t>
            </w:r>
          </w:p>
        </w:tc>
        <w:tc>
          <w:tcPr>
            <w:tcW w:w="3744" w:type="dxa"/>
            <w:shd w:val="clear" w:color="auto" w:fill="FFFFFF"/>
            <w:tcMar>
              <w:top w:w="80" w:type="dxa"/>
              <w:left w:w="100" w:type="dxa"/>
              <w:bottom w:w="80" w:type="dxa"/>
              <w:right w:w="100" w:type="dxa"/>
            </w:tcMar>
          </w:tcPr>
          <w:p w14:paraId="13B8F87E" w14:textId="77777777" w:rsidR="00E51B32" w:rsidRDefault="00000000" w:rsidP="00D82A06">
            <w:pPr>
              <w:spacing w:before="30" w:after="30"/>
            </w:pPr>
            <w:r>
              <w:rPr>
                <w:color w:val="2D3748"/>
                <w:sz w:val="17"/>
              </w:rPr>
              <w:t>פתיחה/סגירה של חלון תצוגה מקדימה של מצלמת ה-IP לכיוונון שולחן בלבד.</w:t>
            </w:r>
          </w:p>
        </w:tc>
      </w:tr>
      <w:tr w:rsidR="00E51B32" w14:paraId="42D2FEDD" w14:textId="77777777">
        <w:trPr>
          <w:jc w:val="center"/>
        </w:trPr>
        <w:tc>
          <w:tcPr>
            <w:tcW w:w="864" w:type="dxa"/>
            <w:shd w:val="clear" w:color="auto" w:fill="F7FAFC"/>
            <w:tcMar>
              <w:top w:w="80" w:type="dxa"/>
              <w:left w:w="100" w:type="dxa"/>
              <w:bottom w:w="80" w:type="dxa"/>
              <w:right w:w="100" w:type="dxa"/>
            </w:tcMar>
          </w:tcPr>
          <w:p w14:paraId="39E357B5" w14:textId="77777777" w:rsidR="00E51B32" w:rsidRDefault="00000000" w:rsidP="00D82A06">
            <w:pPr>
              <w:spacing w:before="30" w:after="30"/>
            </w:pPr>
            <w:r>
              <w:rPr>
                <w:color w:val="2D3748"/>
                <w:sz w:val="17"/>
              </w:rPr>
              <w:t>0x18</w:t>
            </w:r>
          </w:p>
        </w:tc>
        <w:tc>
          <w:tcPr>
            <w:tcW w:w="3312" w:type="dxa"/>
            <w:shd w:val="clear" w:color="auto" w:fill="F7FAFC"/>
            <w:tcMar>
              <w:top w:w="80" w:type="dxa"/>
              <w:left w:w="100" w:type="dxa"/>
              <w:bottom w:w="80" w:type="dxa"/>
              <w:right w:w="100" w:type="dxa"/>
            </w:tcMar>
          </w:tcPr>
          <w:p w14:paraId="61A8817C" w14:textId="77777777" w:rsidR="00E51B32" w:rsidRDefault="00000000" w:rsidP="00D82A06">
            <w:pPr>
              <w:spacing w:before="30" w:after="30"/>
            </w:pPr>
            <w:r>
              <w:rPr>
                <w:color w:val="2D3748"/>
                <w:sz w:val="17"/>
              </w:rPr>
              <w:t>HOVER_PATH_STREAM</w:t>
            </w:r>
          </w:p>
        </w:tc>
        <w:tc>
          <w:tcPr>
            <w:tcW w:w="1872" w:type="dxa"/>
            <w:shd w:val="clear" w:color="auto" w:fill="F7FAFC"/>
            <w:tcMar>
              <w:top w:w="80" w:type="dxa"/>
              <w:left w:w="100" w:type="dxa"/>
              <w:bottom w:w="80" w:type="dxa"/>
              <w:right w:w="100" w:type="dxa"/>
            </w:tcMar>
          </w:tcPr>
          <w:p w14:paraId="187C5DDF" w14:textId="77777777" w:rsidR="00E51B32" w:rsidRDefault="00000000" w:rsidP="00D82A06">
            <w:pPr>
              <w:spacing w:before="30" w:after="30"/>
            </w:pPr>
            <w:r>
              <w:rPr>
                <w:color w:val="2D3748"/>
                <w:sz w:val="17"/>
              </w:rPr>
              <w:t>טאבלט -&gt; קוקפיט</w:t>
            </w:r>
          </w:p>
        </w:tc>
        <w:tc>
          <w:tcPr>
            <w:tcW w:w="3744" w:type="dxa"/>
            <w:shd w:val="clear" w:color="auto" w:fill="F7FAFC"/>
            <w:tcMar>
              <w:top w:w="80" w:type="dxa"/>
              <w:left w:w="100" w:type="dxa"/>
              <w:bottom w:w="80" w:type="dxa"/>
              <w:right w:w="100" w:type="dxa"/>
            </w:tcMar>
          </w:tcPr>
          <w:p w14:paraId="7629F618" w14:textId="77777777" w:rsidR="00E51B32" w:rsidRDefault="00000000" w:rsidP="00D82A06">
            <w:pPr>
              <w:spacing w:before="30" w:after="30"/>
            </w:pPr>
            <w:r>
              <w:rPr>
                <w:color w:val="2D3748"/>
                <w:sz w:val="17"/>
              </w:rPr>
              <w:t>שידור קואורדינטות ריחוף עט באוויר לציור קו צהוב רציף בקוקפיט.</w:t>
            </w:r>
          </w:p>
        </w:tc>
      </w:tr>
      <w:tr w:rsidR="00E51B32" w14:paraId="696068F0" w14:textId="77777777">
        <w:trPr>
          <w:jc w:val="center"/>
        </w:trPr>
        <w:tc>
          <w:tcPr>
            <w:tcW w:w="864" w:type="dxa"/>
            <w:shd w:val="clear" w:color="auto" w:fill="FFFFFF"/>
            <w:tcMar>
              <w:top w:w="80" w:type="dxa"/>
              <w:left w:w="100" w:type="dxa"/>
              <w:bottom w:w="80" w:type="dxa"/>
              <w:right w:w="100" w:type="dxa"/>
            </w:tcMar>
          </w:tcPr>
          <w:p w14:paraId="33883FC6" w14:textId="77777777" w:rsidR="00E51B32" w:rsidRDefault="00000000" w:rsidP="00D82A06">
            <w:pPr>
              <w:spacing w:before="30" w:after="30"/>
            </w:pPr>
            <w:r>
              <w:rPr>
                <w:color w:val="2D3748"/>
                <w:sz w:val="17"/>
              </w:rPr>
              <w:t>0x19</w:t>
            </w:r>
          </w:p>
        </w:tc>
        <w:tc>
          <w:tcPr>
            <w:tcW w:w="3312" w:type="dxa"/>
            <w:shd w:val="clear" w:color="auto" w:fill="FFFFFF"/>
            <w:tcMar>
              <w:top w:w="80" w:type="dxa"/>
              <w:left w:w="100" w:type="dxa"/>
              <w:bottom w:w="80" w:type="dxa"/>
              <w:right w:w="100" w:type="dxa"/>
            </w:tcMar>
          </w:tcPr>
          <w:p w14:paraId="0D036075" w14:textId="77777777" w:rsidR="00E51B32" w:rsidRDefault="00000000" w:rsidP="00D82A06">
            <w:pPr>
              <w:spacing w:before="30" w:after="30"/>
            </w:pPr>
            <w:r>
              <w:rPr>
                <w:color w:val="2D3748"/>
                <w:sz w:val="17"/>
              </w:rPr>
              <w:t>AVATAR_AUDIO_SYNC</w:t>
            </w:r>
          </w:p>
        </w:tc>
        <w:tc>
          <w:tcPr>
            <w:tcW w:w="1872" w:type="dxa"/>
            <w:shd w:val="clear" w:color="auto" w:fill="FFFFFF"/>
            <w:tcMar>
              <w:top w:w="80" w:type="dxa"/>
              <w:left w:w="100" w:type="dxa"/>
              <w:bottom w:w="80" w:type="dxa"/>
              <w:right w:w="100" w:type="dxa"/>
            </w:tcMar>
          </w:tcPr>
          <w:p w14:paraId="55980D98" w14:textId="77777777" w:rsidR="00E51B32" w:rsidRDefault="00000000" w:rsidP="00D82A06">
            <w:pPr>
              <w:spacing w:before="30" w:after="30"/>
            </w:pPr>
            <w:r>
              <w:rPr>
                <w:color w:val="2D3748"/>
                <w:sz w:val="17"/>
              </w:rPr>
              <w:t>קוקפיט -&gt; טאבלט</w:t>
            </w:r>
          </w:p>
        </w:tc>
        <w:tc>
          <w:tcPr>
            <w:tcW w:w="3744" w:type="dxa"/>
            <w:shd w:val="clear" w:color="auto" w:fill="FFFFFF"/>
            <w:tcMar>
              <w:top w:w="80" w:type="dxa"/>
              <w:left w:w="100" w:type="dxa"/>
              <w:bottom w:w="80" w:type="dxa"/>
              <w:right w:w="100" w:type="dxa"/>
            </w:tcMar>
          </w:tcPr>
          <w:p w14:paraId="454E56B0" w14:textId="77777777" w:rsidR="00E51B32" w:rsidRDefault="00000000" w:rsidP="00D82A06">
            <w:pPr>
              <w:spacing w:before="30" w:after="30"/>
            </w:pPr>
            <w:r>
              <w:rPr>
                <w:color w:val="2D3748"/>
                <w:sz w:val="17"/>
              </w:rPr>
              <w:t>הפעלת דמות המורה הוירטואלית (Avatar) להקראת תסריט ההנחיה.</w:t>
            </w:r>
          </w:p>
        </w:tc>
      </w:tr>
      <w:tr w:rsidR="00E51B32" w14:paraId="34CB3CC3" w14:textId="77777777">
        <w:trPr>
          <w:jc w:val="center"/>
        </w:trPr>
        <w:tc>
          <w:tcPr>
            <w:tcW w:w="864" w:type="dxa"/>
            <w:shd w:val="clear" w:color="auto" w:fill="F7FAFC"/>
            <w:tcMar>
              <w:top w:w="80" w:type="dxa"/>
              <w:left w:w="100" w:type="dxa"/>
              <w:bottom w:w="80" w:type="dxa"/>
              <w:right w:w="100" w:type="dxa"/>
            </w:tcMar>
          </w:tcPr>
          <w:p w14:paraId="32A6B893" w14:textId="77777777" w:rsidR="00E51B32" w:rsidRDefault="00000000" w:rsidP="00D82A06">
            <w:pPr>
              <w:spacing w:before="30" w:after="30"/>
            </w:pPr>
            <w:r>
              <w:rPr>
                <w:color w:val="2D3748"/>
                <w:sz w:val="17"/>
              </w:rPr>
              <w:t>0x1A</w:t>
            </w:r>
          </w:p>
        </w:tc>
        <w:tc>
          <w:tcPr>
            <w:tcW w:w="3312" w:type="dxa"/>
            <w:shd w:val="clear" w:color="auto" w:fill="F7FAFC"/>
            <w:tcMar>
              <w:top w:w="80" w:type="dxa"/>
              <w:left w:w="100" w:type="dxa"/>
              <w:bottom w:w="80" w:type="dxa"/>
              <w:right w:w="100" w:type="dxa"/>
            </w:tcMar>
          </w:tcPr>
          <w:p w14:paraId="41039CC5" w14:textId="77777777" w:rsidR="00E51B32" w:rsidRDefault="00000000" w:rsidP="00D82A06">
            <w:pPr>
              <w:spacing w:before="30" w:after="30"/>
            </w:pPr>
            <w:r>
              <w:rPr>
                <w:color w:val="2D3748"/>
                <w:sz w:val="17"/>
              </w:rPr>
              <w:t>MULTI_VIDEO_TOGGLE</w:t>
            </w:r>
          </w:p>
        </w:tc>
        <w:tc>
          <w:tcPr>
            <w:tcW w:w="1872" w:type="dxa"/>
            <w:shd w:val="clear" w:color="auto" w:fill="F7FAFC"/>
            <w:tcMar>
              <w:top w:w="80" w:type="dxa"/>
              <w:left w:w="100" w:type="dxa"/>
              <w:bottom w:w="80" w:type="dxa"/>
              <w:right w:w="100" w:type="dxa"/>
            </w:tcMar>
          </w:tcPr>
          <w:p w14:paraId="42A20257" w14:textId="77777777" w:rsidR="00E51B32" w:rsidRDefault="00000000" w:rsidP="00D82A06">
            <w:pPr>
              <w:spacing w:before="30" w:after="30"/>
            </w:pPr>
            <w:r>
              <w:rPr>
                <w:color w:val="2D3748"/>
                <w:sz w:val="17"/>
              </w:rPr>
              <w:t>קוקפיט -&gt; טאבלט</w:t>
            </w:r>
          </w:p>
        </w:tc>
        <w:tc>
          <w:tcPr>
            <w:tcW w:w="3744" w:type="dxa"/>
            <w:shd w:val="clear" w:color="auto" w:fill="F7FAFC"/>
            <w:tcMar>
              <w:top w:w="80" w:type="dxa"/>
              <w:left w:w="100" w:type="dxa"/>
              <w:bottom w:w="80" w:type="dxa"/>
              <w:right w:w="100" w:type="dxa"/>
            </w:tcMar>
          </w:tcPr>
          <w:p w14:paraId="5C40961A" w14:textId="77777777" w:rsidR="00E51B32" w:rsidRDefault="00000000" w:rsidP="00D82A06">
            <w:pPr>
              <w:spacing w:before="30" w:after="30"/>
            </w:pPr>
            <w:r>
              <w:rPr>
                <w:color w:val="2D3748"/>
                <w:sz w:val="17"/>
              </w:rPr>
              <w:t>פתיחה/סגירה של חלון וידאו חי (SHOW VIDEO) בכרטיס תלמיד בקוקפיט כיתתי.</w:t>
            </w:r>
          </w:p>
        </w:tc>
      </w:tr>
    </w:tbl>
    <w:p w14:paraId="73E6CC18" w14:textId="77777777" w:rsidR="00E51B32" w:rsidRDefault="00E51B32" w:rsidP="00D82A06">
      <w:pPr>
        <w:spacing w:before="40" w:after="80"/>
      </w:pPr>
    </w:p>
    <w:p w14:paraId="7830AAF4" w14:textId="77777777" w:rsidR="00E51B32" w:rsidRDefault="00000000" w:rsidP="00D82A06">
      <w:pPr>
        <w:spacing w:before="280" w:after="80"/>
      </w:pPr>
      <w:r>
        <w:rPr>
          <w:b/>
          <w:color w:val="1A365D"/>
          <w:sz w:val="28"/>
        </w:rPr>
        <w:t>5. אפיון מפורט של תהליכי עבודה קליניים ומערכתיים (Workflows)</w:t>
      </w:r>
    </w:p>
    <w:p w14:paraId="7E1B44C1" w14:textId="77777777" w:rsidR="00E51B32" w:rsidRDefault="00000000" w:rsidP="00D82A06">
      <w:pPr>
        <w:spacing w:before="40" w:after="80"/>
      </w:pPr>
      <w:r>
        <w:rPr>
          <w:color w:val="2D3748"/>
          <w:sz w:val="20"/>
        </w:rPr>
        <w:t>להלן פירוט שלבי העבודה המעודכנים המממשים את הפרוטוקול המחקרי המלא:</w:t>
      </w:r>
    </w:p>
    <w:p w14:paraId="77299287" w14:textId="77777777" w:rsidR="00E51B32" w:rsidRDefault="00000000" w:rsidP="00D82A06">
      <w:pPr>
        <w:spacing w:before="160" w:after="40"/>
      </w:pPr>
      <w:r>
        <w:rPr>
          <w:noProof/>
        </w:rPr>
        <w:lastRenderedPageBreak/>
        <w:drawing>
          <wp:inline distT="0" distB="0" distL="0" distR="0" wp14:anchorId="7E6E93B0" wp14:editId="7324BB26">
            <wp:extent cx="5852160" cy="32984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workflow_lifecycle.png"/>
                    <pic:cNvPicPr/>
                  </pic:nvPicPr>
                  <pic:blipFill>
                    <a:blip r:embed="rId10"/>
                    <a:stretch>
                      <a:fillRect/>
                    </a:stretch>
                  </pic:blipFill>
                  <pic:spPr>
                    <a:xfrm>
                      <a:off x="0" y="0"/>
                      <a:ext cx="5852160" cy="3298490"/>
                    </a:xfrm>
                    <a:prstGeom prst="rect">
                      <a:avLst/>
                    </a:prstGeom>
                  </pic:spPr>
                </pic:pic>
              </a:graphicData>
            </a:graphic>
          </wp:inline>
        </w:drawing>
      </w:r>
    </w:p>
    <w:p w14:paraId="10E72CF9" w14:textId="77777777" w:rsidR="00E51B32" w:rsidRDefault="00000000" w:rsidP="00D82A06">
      <w:pPr>
        <w:spacing w:before="20" w:after="160"/>
      </w:pPr>
      <w:r>
        <w:rPr>
          <w:i/>
          <w:color w:val="4A5568"/>
          <w:sz w:val="18"/>
        </w:rPr>
        <w:t>איור 1: מחזור החיים המלא של תהליך האבחון הקליני והמערכתי (Lifecycle Workflow v2.0)</w:t>
      </w:r>
    </w:p>
    <w:p w14:paraId="0FB4FD8A" w14:textId="77777777" w:rsidR="00E51B32" w:rsidRDefault="00000000" w:rsidP="00D82A06">
      <w:pPr>
        <w:spacing w:before="180" w:after="60"/>
      </w:pPr>
      <w:r>
        <w:rPr>
          <w:b/>
          <w:color w:val="2B6CB0"/>
          <w:sz w:val="23"/>
        </w:rPr>
        <w:t>5.0 כניסה למערכת ובחירת שפה (System Login &amp; Language Selection)</w:t>
      </w:r>
    </w:p>
    <w:p w14:paraId="2D6F49A3" w14:textId="77777777" w:rsidR="00E51B32" w:rsidRDefault="00000000" w:rsidP="00D82A06">
      <w:pPr>
        <w:spacing w:before="40" w:after="80"/>
      </w:pPr>
      <w:r>
        <w:rPr>
          <w:color w:val="2D3748"/>
          <w:sz w:val="20"/>
        </w:rPr>
        <w:t>המאבחן מזין את כתובת ה-URL של המערכת בדפדפן, מזין שם משתמש וסיסמה, ובוחר את שפת הממשק (עברית או אנגלית). כלל רכיבי ה-UI מותאמים מיידית לשפה שנבחרה, כולל כיווניות RTL/LTR.</w:t>
      </w:r>
    </w:p>
    <w:p w14:paraId="2168B607" w14:textId="77777777" w:rsidR="00E51B32" w:rsidRDefault="00000000" w:rsidP="00D82A06">
      <w:pPr>
        <w:spacing w:before="180" w:after="60"/>
      </w:pPr>
      <w:r>
        <w:rPr>
          <w:b/>
          <w:color w:val="2B6CB0"/>
          <w:sz w:val="23"/>
        </w:rPr>
        <w:t>5.1 פתיחת מבדק, צימוד PIN וכיול מצלמת IP (Intake, Pairing &amp; IP Cam Calibration)</w:t>
      </w:r>
    </w:p>
    <w:p w14:paraId="491BECC8" w14:textId="77777777" w:rsidR="00E51B32" w:rsidRDefault="00000000" w:rsidP="00D82A06">
      <w:pPr>
        <w:spacing w:before="30" w:after="50"/>
        <w:ind w:right="360"/>
      </w:pPr>
      <w:r>
        <w:rPr>
          <w:b/>
          <w:color w:val="2B6CB0"/>
          <w:sz w:val="20"/>
        </w:rPr>
        <w:t xml:space="preserve">• </w:t>
      </w:r>
      <w:r>
        <w:rPr>
          <w:b/>
          <w:color w:val="1A365D"/>
          <w:sz w:val="20"/>
        </w:rPr>
        <w:t xml:space="preserve">שלב 1: פתיחת סשן בעמדת המאבחן: </w:t>
      </w:r>
      <w:r>
        <w:rPr>
          <w:color w:val="2D3748"/>
          <w:sz w:val="20"/>
        </w:rPr>
        <w:t>המאבחן בוחר את המחוז (Domain), ומזין פרטי תלמיד מוגנים: מזהה אנונימי (Participant ID), ראשי תיבות (2 אותיות), תאריך לידה/גיל, יד דומיננטית (ימין/שמאל - חובה), סוג עט ואחיזה (דגמי Dr. Grip Digital / Noris Jumbo), ובחירת שפת הנבדק ל-ILT (עברית/אנגלית מתוך Dropdown).</w:t>
      </w:r>
    </w:p>
    <w:p w14:paraId="4F577E03" w14:textId="77777777" w:rsidR="00E51B32" w:rsidRDefault="00000000" w:rsidP="00D82A06">
      <w:pPr>
        <w:spacing w:before="30" w:after="50"/>
        <w:ind w:right="360"/>
      </w:pPr>
      <w:r>
        <w:rPr>
          <w:b/>
          <w:color w:val="2B6CB0"/>
          <w:sz w:val="20"/>
        </w:rPr>
        <w:t xml:space="preserve">• </w:t>
      </w:r>
      <w:r>
        <w:rPr>
          <w:b/>
          <w:color w:val="1A365D"/>
          <w:sz w:val="20"/>
        </w:rPr>
        <w:t xml:space="preserve">שלב 2: הפקת PIN וקוד QR לצימוד: </w:t>
      </w:r>
      <w:r>
        <w:rPr>
          <w:color w:val="2D3748"/>
          <w:sz w:val="20"/>
        </w:rPr>
        <w:t>המערכת מפיקה קוד PIN בן 5 ספרות (כגון 84920). הטאבלט מופעל במצב Kiosk, הקוד מוקלד, ונוצר ערוץ P2P ישיר. הטאבלט מציג קוד QR המאפשר צימוד מהיר של מצלמת ה-IP Sricam SP006 לסשן.</w:t>
      </w:r>
    </w:p>
    <w:p w14:paraId="6A8A0C42" w14:textId="77777777" w:rsidR="00E51B32" w:rsidRDefault="00000000" w:rsidP="00D82A06">
      <w:pPr>
        <w:spacing w:before="30" w:after="50"/>
        <w:ind w:right="360"/>
      </w:pPr>
      <w:r>
        <w:rPr>
          <w:b/>
          <w:color w:val="2B6CB0"/>
          <w:sz w:val="20"/>
        </w:rPr>
        <w:t xml:space="preserve">• </w:t>
      </w:r>
      <w:r>
        <w:rPr>
          <w:b/>
          <w:color w:val="1A365D"/>
          <w:sz w:val="20"/>
        </w:rPr>
        <w:t xml:space="preserve">שלב 3: כיוונון זווית מצלמה באמצעות כפתור [Preview]: </w:t>
      </w:r>
      <w:r>
        <w:rPr>
          <w:color w:val="2D3748"/>
          <w:sz w:val="20"/>
        </w:rPr>
        <w:t>המאבחן מציב את מצלמת ה-IP על שולחן האבחון ולוחץ על כפתור [CAMERA PREVIEW] בעמדת המאבחן. נפתח חלון תצוגה מקדימה המאפשר לוודא שהמצלמה מכוונת אך ורק לשולחן העבודה, לטאבלט ולידיים של הילד – ללא חשיפת פני הילד כלל.</w:t>
      </w:r>
    </w:p>
    <w:p w14:paraId="4D0531A4" w14:textId="77777777" w:rsidR="00E51B32" w:rsidRDefault="00000000" w:rsidP="00D82A06">
      <w:pPr>
        <w:spacing w:before="180" w:after="60"/>
      </w:pPr>
      <w:r>
        <w:rPr>
          <w:b/>
          <w:color w:val="2B6CB0"/>
          <w:sz w:val="23"/>
        </w:rPr>
        <w:t>5.2 עמוד תפעול ובקרה (Evaluator Control Page Workflow)</w:t>
      </w:r>
    </w:p>
    <w:p w14:paraId="5B4E4F78" w14:textId="77777777" w:rsidR="00E51B32" w:rsidRDefault="00000000" w:rsidP="00D82A06">
      <w:pPr>
        <w:spacing w:before="40" w:after="80"/>
      </w:pPr>
      <w:r>
        <w:rPr>
          <w:color w:val="2D3748"/>
          <w:sz w:val="20"/>
        </w:rPr>
        <w:t>המערכת מנהלת עמוד תפעול ובקרה מרכזי (Control Page) הכולל כפתורי הפעלה ייעודיים לכל אחד משלבי המבדק, לצד אינדיקטורים צבעוניים על סטטוס הביצוע (Completed / Active / Pending):</w:t>
      </w:r>
    </w:p>
    <w:p w14:paraId="664BA833" w14:textId="77777777" w:rsidR="00E51B32" w:rsidRDefault="00000000" w:rsidP="00D82A06">
      <w:pPr>
        <w:spacing w:before="30" w:after="50"/>
        <w:ind w:right="360"/>
      </w:pPr>
      <w:r>
        <w:rPr>
          <w:b/>
          <w:color w:val="2B6CB0"/>
          <w:sz w:val="20"/>
        </w:rPr>
        <w:t xml:space="preserve">• </w:t>
      </w:r>
      <w:r>
        <w:rPr>
          <w:b/>
          <w:color w:val="1A365D"/>
          <w:sz w:val="20"/>
        </w:rPr>
        <w:t xml:space="preserve">מעבר לקוקפיט ובחזרה: </w:t>
      </w:r>
      <w:r>
        <w:rPr>
          <w:color w:val="2D3748"/>
          <w:sz w:val="20"/>
        </w:rPr>
        <w:t>בלחיצה על כפתור שלב, המערכת משגרת את הפקודה לטאבלט ועוברת אוטומטית למסך הקוקפיט לצורך שיקוף חי ומעקב טלמטריה. עם סיום השלב, המאבחן לוחץ בקוקפיט על כפתור [CONTROL PAGE] כדי לחזור לעמוד הבקרה, כאשר סטטוס השלב שהסתיים מתעדכן לירוק.</w:t>
      </w:r>
    </w:p>
    <w:p w14:paraId="7F80A529" w14:textId="77777777" w:rsidR="00E51B32" w:rsidRDefault="00000000" w:rsidP="00D82A06">
      <w:pPr>
        <w:spacing w:before="180" w:after="60"/>
      </w:pPr>
      <w:r>
        <w:rPr>
          <w:b/>
          <w:color w:val="2B6CB0"/>
          <w:sz w:val="23"/>
        </w:rPr>
        <w:t>5.3 פרוטוקול יום 1 - מפגש ראשון (Day 1: Acquisition Protocol)</w:t>
      </w:r>
    </w:p>
    <w:p w14:paraId="054D00AC" w14:textId="77777777" w:rsidR="00E51B32" w:rsidRDefault="00000000" w:rsidP="00D82A06">
      <w:pPr>
        <w:spacing w:before="30" w:after="50"/>
        <w:ind w:right="360"/>
      </w:pPr>
      <w:r>
        <w:rPr>
          <w:b/>
          <w:color w:val="2B6CB0"/>
          <w:sz w:val="20"/>
        </w:rPr>
        <w:t xml:space="preserve">• </w:t>
      </w:r>
      <w:r>
        <w:rPr>
          <w:b/>
          <w:color w:val="1A365D"/>
          <w:sz w:val="20"/>
        </w:rPr>
        <w:t xml:space="preserve">1. כפתור [Show Intro Video]: </w:t>
      </w:r>
      <w:r>
        <w:rPr>
          <w:color w:val="2D3748"/>
          <w:sz w:val="20"/>
        </w:rPr>
        <w:t>מפעיל בטאבלט התלמיד סרטון הדגמה בן 20 שניות בליווי דמות Avatar של מורה המקריאה את תסריט ההנחיה בליווי אנימציה.</w:t>
      </w:r>
    </w:p>
    <w:p w14:paraId="761F73D0" w14:textId="77777777" w:rsidR="00E51B32" w:rsidRDefault="00000000" w:rsidP="00D82A06">
      <w:pPr>
        <w:spacing w:before="30" w:after="50"/>
        <w:ind w:right="360"/>
      </w:pPr>
      <w:r>
        <w:rPr>
          <w:b/>
          <w:color w:val="2B6CB0"/>
          <w:sz w:val="20"/>
        </w:rPr>
        <w:t xml:space="preserve">• </w:t>
      </w:r>
      <w:r>
        <w:rPr>
          <w:b/>
          <w:color w:val="1A365D"/>
          <w:sz w:val="20"/>
        </w:rPr>
        <w:t xml:space="preserve">תסריט ההנחיה הרשמי (Verbatim Script): </w:t>
      </w:r>
      <w:r>
        <w:rPr>
          <w:color w:val="2D3748"/>
          <w:sz w:val="20"/>
        </w:rPr>
        <w:t xml:space="preserve">'היום נלמד לכתוב אות מומצאת על לוח בלוקים מיוחד, בשורות במחברת שתוצג על המסך. לפניך אות לא אמיתית, (מצביעים על הצורה) יש לה 3 נקודות שעוזרות לנו לצייר אותה. עליך לחבר את שלושת הנקודות בקו אחד, מתחילים מהנקודה העליונה (מצביעים ברצף על שלושת הנקודות). שים לב לא לדלג על אף נקודה. תראה (מצביעים על השורה) לכל אות יש בית. וכל שורה זה כמו רחוב שיש בו 5 בתים. אתה כותב אות ואז ממשיך לאות הבאה, לפי הסדר מימין לשמאל (ובאנגלית: משמאל לימין) </w:t>
      </w:r>
      <w:r>
        <w:rPr>
          <w:color w:val="2D3748"/>
          <w:sz w:val="20"/>
        </w:rPr>
        <w:lastRenderedPageBreak/>
        <w:t>ומסיים את כל הרחוב. כשסיימת, אתה עובר לרחוב שמתחת. כמו שכותבים את האותיות בעברית. כל שלושה רחובות זה בלוק (שכונה). זכור/זכרי לכתוב כל אות בקו אחד הכי מהר והכי מדוייק שאתה יכול. שים לב לא צריך לחזור ולתקן. מה שיוצא אני מרוצה. בהמשך נתאמן ותמיד יהיה יותר טוב. אל תדאג. כשאתה מסיים את כל הבלוק, שבדף, הנח את העט על השולחן לצד הטאבלט ולחץ על הכפתור 'בלוק הבא' (שיופיע בצבע ירוק במרכז) ואז נעבור לתרגל בשכונה חדשה. כך תלמד לכתוב. זה ממש כיף. אבל קודם נראה סרטון שמדגים איך עושים את זה ואז נעשה נסיון. האם אתה מוכן?'</w:t>
      </w:r>
    </w:p>
    <w:p w14:paraId="2FAAEEA5" w14:textId="77777777" w:rsidR="00E51B32" w:rsidRDefault="00000000" w:rsidP="00D82A06">
      <w:pPr>
        <w:spacing w:before="30" w:after="50"/>
        <w:ind w:right="360"/>
      </w:pPr>
      <w:r>
        <w:rPr>
          <w:b/>
          <w:color w:val="2B6CB0"/>
          <w:sz w:val="20"/>
        </w:rPr>
        <w:t xml:space="preserve">• </w:t>
      </w:r>
      <w:r>
        <w:rPr>
          <w:b/>
          <w:color w:val="1A365D"/>
          <w:sz w:val="20"/>
        </w:rPr>
        <w:t xml:space="preserve">2. </w:t>
      </w:r>
      <w:commentRangeStart w:id="46"/>
      <w:commentRangeStart w:id="47"/>
      <w:r>
        <w:rPr>
          <w:b/>
          <w:color w:val="1A365D"/>
          <w:sz w:val="20"/>
        </w:rPr>
        <w:t xml:space="preserve">כפתור [Intro Block]: </w:t>
      </w:r>
      <w:r>
        <w:rPr>
          <w:color w:val="2D3748"/>
          <w:sz w:val="20"/>
        </w:rPr>
        <w:t>הצגת בלוק היכרות וחימום בטאבלט למילוי ללא מדידת זמנים ושגיאות, עם שיקוף חי בקוקפיט.</w:t>
      </w:r>
      <w:commentRangeEnd w:id="46"/>
      <w:r w:rsidR="00A3263A">
        <w:rPr>
          <w:rStyle w:val="CommentReference"/>
          <w:sz w:val="22"/>
          <w:szCs w:val="22"/>
        </w:rPr>
        <w:commentReference w:id="46"/>
      </w:r>
      <w:commentRangeEnd w:id="47"/>
      <w:r w:rsidR="00387D05">
        <w:rPr>
          <w:rStyle w:val="CommentReference"/>
          <w:sz w:val="22"/>
          <w:szCs w:val="22"/>
        </w:rPr>
        <w:commentReference w:id="47"/>
      </w:r>
    </w:p>
    <w:p w14:paraId="4B9201FD" w14:textId="77777777" w:rsidR="00E51B32" w:rsidRDefault="00000000" w:rsidP="00D82A06">
      <w:pPr>
        <w:spacing w:before="30" w:after="50"/>
        <w:ind w:right="360"/>
      </w:pPr>
      <w:r>
        <w:rPr>
          <w:b/>
          <w:color w:val="2B6CB0"/>
          <w:sz w:val="20"/>
        </w:rPr>
        <w:t xml:space="preserve">• </w:t>
      </w:r>
      <w:r>
        <w:rPr>
          <w:b/>
          <w:color w:val="1A365D"/>
          <w:sz w:val="20"/>
        </w:rPr>
        <w:t xml:space="preserve">3. כפתור [ILT4Blocks]: </w:t>
      </w:r>
      <w:r>
        <w:rPr>
          <w:color w:val="2D3748"/>
          <w:sz w:val="20"/>
        </w:rPr>
        <w:t>הזנקת 4 בלוקי ILT רצופים (בלוקים 1–4) עם שיקוף מלא ומדידת שגיאות וזמנים.</w:t>
      </w:r>
    </w:p>
    <w:p w14:paraId="3B631CC7" w14:textId="77777777" w:rsidR="00E51B32" w:rsidRDefault="00000000" w:rsidP="00D82A06">
      <w:pPr>
        <w:spacing w:before="30" w:after="50"/>
        <w:ind w:right="360"/>
      </w:pPr>
      <w:r>
        <w:rPr>
          <w:b/>
          <w:color w:val="2B6CB0"/>
          <w:sz w:val="20"/>
        </w:rPr>
        <w:t xml:space="preserve">• </w:t>
      </w:r>
      <w:r>
        <w:rPr>
          <w:b/>
          <w:color w:val="1A365D"/>
          <w:sz w:val="20"/>
        </w:rPr>
        <w:t xml:space="preserve">4. כפתור [NB2Pages]: </w:t>
      </w:r>
      <w:r>
        <w:rPr>
          <w:color w:val="2D3748"/>
          <w:sz w:val="20"/>
        </w:rPr>
        <w:t>הצגת 2 עמודי תבנית מחברת שורות (3 שורות x 5 אותיות). הילד לוחץ על כפתור [עמוד הבא &gt;&gt;] בסיום כל עמוד. מדידת זמן ביצוע בלבד.</w:t>
      </w:r>
    </w:p>
    <w:p w14:paraId="6453DE46" w14:textId="77777777" w:rsidR="00E51B32" w:rsidRDefault="00000000" w:rsidP="00D82A06">
      <w:pPr>
        <w:spacing w:before="30" w:after="50"/>
        <w:ind w:right="360"/>
      </w:pPr>
      <w:r>
        <w:rPr>
          <w:b/>
          <w:color w:val="2B6CB0"/>
          <w:sz w:val="20"/>
        </w:rPr>
        <w:t xml:space="preserve">• </w:t>
      </w:r>
      <w:r>
        <w:rPr>
          <w:b/>
          <w:color w:val="1A365D"/>
          <w:sz w:val="20"/>
        </w:rPr>
        <w:t xml:space="preserve">5. כפתור [Show NB Video]: </w:t>
      </w:r>
      <w:r>
        <w:rPr>
          <w:color w:val="2D3748"/>
          <w:sz w:val="20"/>
        </w:rPr>
        <w:t>הצגת סרטון וידאו קצר בטאבלט המדגים כתיבת אותיות מומצאות בשורות מחברת ללא נקודות.</w:t>
      </w:r>
    </w:p>
    <w:p w14:paraId="0083176C" w14:textId="77777777" w:rsidR="00E51B32" w:rsidRDefault="00000000" w:rsidP="00D82A06">
      <w:pPr>
        <w:spacing w:before="30" w:after="50"/>
        <w:ind w:right="360"/>
      </w:pPr>
      <w:r>
        <w:rPr>
          <w:b/>
          <w:color w:val="2B6CB0"/>
          <w:sz w:val="20"/>
        </w:rPr>
        <w:t xml:space="preserve">• </w:t>
      </w:r>
      <w:r>
        <w:rPr>
          <w:b/>
          <w:color w:val="1A365D"/>
          <w:sz w:val="20"/>
        </w:rPr>
        <w:t xml:space="preserve">6. כפתור [NB2Pages]: </w:t>
      </w:r>
      <w:r>
        <w:rPr>
          <w:color w:val="2D3748"/>
          <w:sz w:val="20"/>
        </w:rPr>
        <w:t>ביצוע 2 עמודי מחברת שורות נוספים בטאבלט (מדידת זמן בלבד).</w:t>
      </w:r>
    </w:p>
    <w:p w14:paraId="4026449B" w14:textId="77777777" w:rsidR="00E51B32" w:rsidRDefault="00000000" w:rsidP="00D82A06">
      <w:pPr>
        <w:spacing w:before="30" w:after="50"/>
        <w:ind w:right="360"/>
      </w:pPr>
      <w:r>
        <w:rPr>
          <w:b/>
          <w:color w:val="2B6CB0"/>
          <w:sz w:val="20"/>
        </w:rPr>
        <w:t xml:space="preserve">• </w:t>
      </w:r>
      <w:r>
        <w:rPr>
          <w:b/>
          <w:color w:val="1A365D"/>
          <w:sz w:val="20"/>
        </w:rPr>
        <w:t xml:space="preserve">7. כפתור [ILT4Blocks]: </w:t>
      </w:r>
      <w:r>
        <w:rPr>
          <w:color w:val="2D3748"/>
          <w:sz w:val="20"/>
        </w:rPr>
        <w:t>השלמת 4 בלוקי ILT אחרונים ליום הראשון (בלוקים 5–8 / סה"כ 12 בלוקים).</w:t>
      </w:r>
    </w:p>
    <w:p w14:paraId="1722B4E5" w14:textId="77777777" w:rsidR="00E51B32" w:rsidRDefault="00000000" w:rsidP="00D82A06">
      <w:pPr>
        <w:spacing w:before="180" w:after="60"/>
      </w:pPr>
      <w:r>
        <w:rPr>
          <w:b/>
          <w:color w:val="2B6CB0"/>
          <w:sz w:val="23"/>
        </w:rPr>
        <w:t>5.4 פרוטוקול יום 2 - מפגש שני (Day 2: 24-Hour Retention Protocol)</w:t>
      </w:r>
    </w:p>
    <w:p w14:paraId="2982782E" w14:textId="77777777" w:rsidR="00E51B32" w:rsidRDefault="00000000" w:rsidP="00D82A06">
      <w:pPr>
        <w:spacing w:before="40" w:after="80"/>
      </w:pPr>
      <w:r>
        <w:rPr>
          <w:color w:val="2D3748"/>
          <w:sz w:val="20"/>
        </w:rPr>
        <w:t>מתקיים למחרת המפגש הראשון (לאחר 24 שעות) לבדיקת שימור המיומנות לאחר שינה:</w:t>
      </w:r>
    </w:p>
    <w:p w14:paraId="0D493F07" w14:textId="77777777" w:rsidR="00E51B32" w:rsidRDefault="00000000" w:rsidP="00D82A06">
      <w:pPr>
        <w:spacing w:before="30" w:after="50"/>
        <w:ind w:right="360"/>
      </w:pPr>
      <w:r>
        <w:rPr>
          <w:b/>
          <w:color w:val="2B6CB0"/>
          <w:sz w:val="20"/>
        </w:rPr>
        <w:t xml:space="preserve">• </w:t>
      </w:r>
      <w:r>
        <w:rPr>
          <w:b/>
          <w:color w:val="1A365D"/>
          <w:sz w:val="20"/>
        </w:rPr>
        <w:t xml:space="preserve">כפתור [ILT4Blocks]: </w:t>
      </w:r>
      <w:r>
        <w:rPr>
          <w:color w:val="2D3748"/>
          <w:sz w:val="20"/>
        </w:rPr>
        <w:t>ביצוע 4 בלוקי ILT רצופים במערכת עם שיקוף ומדידה מלאה.</w:t>
      </w:r>
    </w:p>
    <w:p w14:paraId="4E039981" w14:textId="77777777" w:rsidR="00E51B32" w:rsidRDefault="00000000" w:rsidP="00D82A06">
      <w:pPr>
        <w:spacing w:before="30" w:after="50"/>
        <w:ind w:right="360"/>
      </w:pPr>
      <w:r>
        <w:rPr>
          <w:b/>
          <w:color w:val="2B6CB0"/>
          <w:sz w:val="20"/>
        </w:rPr>
        <w:t xml:space="preserve">• </w:t>
      </w:r>
      <w:r>
        <w:rPr>
          <w:b/>
          <w:color w:val="1A365D"/>
          <w:sz w:val="20"/>
        </w:rPr>
        <w:t xml:space="preserve">כפתור [NB2Pages]: </w:t>
      </w:r>
      <w:r>
        <w:rPr>
          <w:color w:val="2D3748"/>
          <w:sz w:val="20"/>
        </w:rPr>
        <w:t>ביצוע 2 עמודי מחברת שורות (מדידת זמן בלבד).</w:t>
      </w:r>
    </w:p>
    <w:p w14:paraId="7B24B8E9" w14:textId="198E074D" w:rsidR="00E51B32" w:rsidRDefault="00000000" w:rsidP="00D82A06">
      <w:pPr>
        <w:spacing w:before="180" w:after="60"/>
      </w:pPr>
      <w:r>
        <w:rPr>
          <w:b/>
          <w:color w:val="2B6CB0"/>
          <w:sz w:val="23"/>
        </w:rPr>
        <w:t>5.5 פרוטוקול יום 3 - מפגש שלישי (</w:t>
      </w:r>
      <w:del w:id="48" w:author="חגית הולנדר(מתי&quot;א רג&quot;ב)" w:date="2026-10-14T16:10:00Z" w16du:dateUtc="2026-10-14T13:10:00Z">
        <w:r w:rsidDel="00D35481">
          <w:rPr>
            <w:b/>
            <w:color w:val="2B6CB0"/>
            <w:sz w:val="23"/>
          </w:rPr>
          <w:delText xml:space="preserve">Day </w:delText>
        </w:r>
      </w:del>
      <w:ins w:id="49" w:author="חגית הולנדר(מתי&quot;א רג&quot;ב)" w:date="2026-10-14T16:11:00Z" w16du:dateUtc="2026-10-14T13:11:00Z">
        <w:r w:rsidR="00D35481">
          <w:rPr>
            <w:b/>
            <w:color w:val="2B6CB0"/>
            <w:sz w:val="23"/>
            <w:rtl w:val="0"/>
          </w:rPr>
          <w:t>Session 3</w:t>
        </w:r>
      </w:ins>
      <w:ins w:id="50" w:author="חגית הולנדר(מתי&quot;א רג&quot;ב)" w:date="2026-10-14T16:10:00Z" w16du:dateUtc="2026-10-14T13:10:00Z">
        <w:r w:rsidR="00D35481">
          <w:rPr>
            <w:b/>
            <w:color w:val="2B6CB0"/>
            <w:sz w:val="23"/>
          </w:rPr>
          <w:t xml:space="preserve"> </w:t>
        </w:r>
      </w:ins>
      <w:r>
        <w:rPr>
          <w:b/>
          <w:color w:val="2B6CB0"/>
          <w:sz w:val="23"/>
        </w:rPr>
        <w:t>3 / Day 14: Two-Week Automaticity)</w:t>
      </w:r>
    </w:p>
    <w:p w14:paraId="4AD6B4AF" w14:textId="77777777" w:rsidR="00E51B32" w:rsidRDefault="00000000" w:rsidP="00D82A06">
      <w:pPr>
        <w:spacing w:before="40" w:after="80"/>
      </w:pPr>
      <w:r>
        <w:rPr>
          <w:color w:val="2D3748"/>
          <w:sz w:val="20"/>
        </w:rPr>
        <w:t>מתקיים שבועיים לאחר מכן (לפני המעבר ללימוד אותיות אמיתיות):</w:t>
      </w:r>
    </w:p>
    <w:p w14:paraId="29DE8919" w14:textId="77777777" w:rsidR="00E51B32" w:rsidRDefault="00000000" w:rsidP="00D82A06">
      <w:pPr>
        <w:spacing w:before="30" w:after="50"/>
        <w:ind w:right="360"/>
        <w:rPr>
          <w:ins w:id="51" w:author="Yaki Grossman" w:date="2026-10-15T13:31:00Z" w16du:dateUtc="2026-10-15T10:31:00Z"/>
          <w:color w:val="2D3748"/>
          <w:sz w:val="20"/>
        </w:rPr>
      </w:pPr>
      <w:r>
        <w:rPr>
          <w:b/>
          <w:color w:val="2B6CB0"/>
          <w:sz w:val="20"/>
        </w:rPr>
        <w:t xml:space="preserve">• </w:t>
      </w:r>
      <w:commentRangeStart w:id="52"/>
      <w:commentRangeStart w:id="53"/>
      <w:commentRangeStart w:id="54"/>
      <w:r>
        <w:rPr>
          <w:b/>
          <w:color w:val="1A365D"/>
          <w:sz w:val="20"/>
        </w:rPr>
        <w:t xml:space="preserve">כפתור [ILT2Blocks]: </w:t>
      </w:r>
      <w:r>
        <w:rPr>
          <w:color w:val="2D3748"/>
          <w:sz w:val="20"/>
        </w:rPr>
        <w:t>ביצוע 2 בלוקי ILT במערכת עם שיקוף ומדידה. המערכת מחשבת ומציגה את **ממוצע שני הדפים** כציון הסופי.</w:t>
      </w:r>
      <w:commentRangeEnd w:id="52"/>
      <w:r w:rsidR="00D35481">
        <w:rPr>
          <w:rStyle w:val="CommentReference"/>
          <w:color w:val="2D3748"/>
          <w:sz w:val="20"/>
          <w:szCs w:val="22"/>
        </w:rPr>
        <w:commentReference w:id="52"/>
      </w:r>
      <w:commentRangeEnd w:id="53"/>
      <w:r w:rsidR="00387D05">
        <w:rPr>
          <w:rStyle w:val="CommentReference"/>
          <w:color w:val="2D3748"/>
          <w:sz w:val="20"/>
          <w:szCs w:val="22"/>
        </w:rPr>
        <w:commentReference w:id="53"/>
      </w:r>
      <w:commentRangeEnd w:id="54"/>
      <w:r w:rsidR="00387D05">
        <w:rPr>
          <w:rStyle w:val="CommentReference"/>
          <w:color w:val="2D3748"/>
          <w:sz w:val="20"/>
          <w:szCs w:val="22"/>
        </w:rPr>
        <w:commentReference w:id="54"/>
      </w:r>
    </w:p>
    <w:p w14:paraId="0B0C01E9" w14:textId="1AA4EB91" w:rsidR="00737868" w:rsidRDefault="00737868" w:rsidP="00D82A06">
      <w:pPr>
        <w:spacing w:before="30" w:after="50"/>
        <w:ind w:right="360"/>
      </w:pPr>
      <w:ins w:id="55" w:author="Yaki Grossman" w:date="2026-10-15T13:31:00Z" w16du:dateUtc="2026-10-15T10:31:00Z">
        <w:r>
          <w:rPr>
            <w:rFonts w:hint="cs"/>
            <w:color w:val="2D3748"/>
            <w:sz w:val="20"/>
          </w:rPr>
          <w:t xml:space="preserve">** להוסיף בקוקפיט </w:t>
        </w:r>
      </w:ins>
      <w:ins w:id="56" w:author="Yaki Grossman" w:date="2026-10-15T13:32:00Z" w16du:dateUtc="2026-10-15T10:32:00Z">
        <w:r>
          <w:rPr>
            <w:rFonts w:hint="cs"/>
            <w:color w:val="2D3748"/>
            <w:sz w:val="20"/>
          </w:rPr>
          <w:t>דף מסכם שמשווה את התוצאות</w:t>
        </w:r>
      </w:ins>
      <w:ins w:id="57" w:author="Yaki Grossman" w:date="2026-10-15T13:33:00Z" w16du:dateUtc="2026-10-15T10:33:00Z">
        <w:r>
          <w:rPr>
            <w:rFonts w:hint="cs"/>
            <w:color w:val="2D3748"/>
            <w:sz w:val="20"/>
          </w:rPr>
          <w:t xml:space="preserve"> של הציונים המשווים </w:t>
        </w:r>
      </w:ins>
      <w:ins w:id="58" w:author="Yaki Grossman" w:date="2026-10-15T13:34:00Z" w16du:dateUtc="2026-10-15T10:34:00Z">
        <w:r>
          <w:rPr>
            <w:rFonts w:hint="cs"/>
            <w:color w:val="2D3748"/>
            <w:sz w:val="20"/>
          </w:rPr>
          <w:t>כמפורט בהערה.</w:t>
        </w:r>
      </w:ins>
    </w:p>
    <w:p w14:paraId="593E50A8" w14:textId="77777777" w:rsidR="00E51B32" w:rsidRDefault="00000000" w:rsidP="00D82A06">
      <w:pPr>
        <w:spacing w:before="180" w:after="60"/>
      </w:pPr>
      <w:r>
        <w:rPr>
          <w:b/>
          <w:color w:val="2B6CB0"/>
          <w:sz w:val="23"/>
        </w:rPr>
        <w:t>5.6 מנגנוני ביצוע בלוק פעיל, סיום והשהיה</w:t>
      </w:r>
    </w:p>
    <w:p w14:paraId="46A92F4C" w14:textId="77777777" w:rsidR="00E51B32" w:rsidRDefault="00000000" w:rsidP="00D82A06">
      <w:pPr>
        <w:spacing w:before="30" w:after="50"/>
        <w:ind w:right="360"/>
      </w:pPr>
      <w:r>
        <w:rPr>
          <w:b/>
          <w:color w:val="2B6CB0"/>
          <w:sz w:val="20"/>
        </w:rPr>
        <w:t xml:space="preserve">• </w:t>
      </w:r>
      <w:r>
        <w:rPr>
          <w:b/>
          <w:color w:val="1A365D"/>
          <w:sz w:val="20"/>
        </w:rPr>
        <w:t xml:space="preserve">מנגנון Forward-Only Dynamic Lock: </w:t>
      </w:r>
      <w:r>
        <w:rPr>
          <w:color w:val="2D3748"/>
          <w:sz w:val="20"/>
        </w:rPr>
        <w:t>הילד כותב ברצף מבית 1 עד 15. דילוג על בית נועל אותו מיידית לכתיבה ומסמנו כשגיאה; אין חזרה לאחור. הזמן הכולל נמדד לסך הסגמנטים שבוצעו.</w:t>
      </w:r>
    </w:p>
    <w:p w14:paraId="63885085" w14:textId="77777777" w:rsidR="00E51B32" w:rsidRDefault="00000000" w:rsidP="00D82A06">
      <w:pPr>
        <w:spacing w:before="30" w:after="50"/>
        <w:ind w:right="360"/>
      </w:pPr>
      <w:r>
        <w:rPr>
          <w:b/>
          <w:color w:val="2B6CB0"/>
          <w:sz w:val="20"/>
        </w:rPr>
        <w:t xml:space="preserve">• </w:t>
      </w:r>
      <w:r>
        <w:rPr>
          <w:b/>
          <w:color w:val="1A365D"/>
          <w:sz w:val="20"/>
        </w:rPr>
        <w:t xml:space="preserve">קו ריחוף צהוב (In-Air Hover Path): </w:t>
      </w:r>
      <w:r>
        <w:rPr>
          <w:color w:val="2D3748"/>
          <w:sz w:val="20"/>
        </w:rPr>
        <w:t>בקוקפיט המאבחן משורטט קו צהוב רציף המבטא את תנועת ראש העט באוויר בין אותיות ורחובות (מבוסס על נתוני ריחוף EMR או קו מסלול משוער).</w:t>
      </w:r>
    </w:p>
    <w:p w14:paraId="7F85FD51" w14:textId="77777777" w:rsidR="00E51B32" w:rsidRDefault="00000000" w:rsidP="00D82A06">
      <w:pPr>
        <w:spacing w:before="30" w:after="50"/>
        <w:ind w:right="360"/>
      </w:pPr>
      <w:r>
        <w:rPr>
          <w:b/>
          <w:color w:val="2B6CB0"/>
          <w:sz w:val="20"/>
        </w:rPr>
        <w:t xml:space="preserve">• </w:t>
      </w:r>
      <w:r>
        <w:rPr>
          <w:b/>
          <w:color w:val="1A365D"/>
          <w:sz w:val="20"/>
        </w:rPr>
        <w:t xml:space="preserve">מפתח צבעי לחץ (Pressure Color Legend): </w:t>
      </w:r>
      <w:r>
        <w:rPr>
          <w:color w:val="2D3748"/>
          <w:sz w:val="20"/>
        </w:rPr>
        <w:t>בתחתית שיקוף הקנבס בקוקפיט מוצג מפתח צבעים מפורט: ירוק (לחץ קל 0–20%), כחול (בינוני 20–40%), אדום (חזק 40–100%), וצהוב (ריחוף באוויר).</w:t>
      </w:r>
    </w:p>
    <w:p w14:paraId="5254080F" w14:textId="0035647D" w:rsidR="00E51B32" w:rsidRDefault="00000000" w:rsidP="00D82A06">
      <w:pPr>
        <w:spacing w:before="30" w:after="50"/>
        <w:ind w:right="360"/>
      </w:pPr>
      <w:r>
        <w:rPr>
          <w:b/>
          <w:color w:val="2B6CB0"/>
          <w:sz w:val="20"/>
        </w:rPr>
        <w:t xml:space="preserve">• </w:t>
      </w:r>
      <w:r>
        <w:rPr>
          <w:b/>
          <w:color w:val="1A365D"/>
          <w:sz w:val="20"/>
        </w:rPr>
        <w:t xml:space="preserve">סיום בלוק וכפתור מהבהב: </w:t>
      </w:r>
      <w:r>
        <w:rPr>
          <w:color w:val="2D3748"/>
          <w:sz w:val="20"/>
        </w:rPr>
        <w:t>הבלוק מסתיים בהשלמת 15 בתים</w:t>
      </w:r>
      <w:ins w:id="59" w:author="Yaki Grossman" w:date="2026-10-15T13:38:00Z" w16du:dateUtc="2026-10-15T10:38:00Z">
        <w:r w:rsidR="00737868">
          <w:rPr>
            <w:rFonts w:hint="cs"/>
            <w:color w:val="2D3748"/>
            <w:sz w:val="20"/>
          </w:rPr>
          <w:t xml:space="preserve"> שמולאו </w:t>
        </w:r>
        <w:r w:rsidR="008663B9">
          <w:rPr>
            <w:rFonts w:hint="cs"/>
            <w:color w:val="2D3748"/>
            <w:sz w:val="20"/>
          </w:rPr>
          <w:t xml:space="preserve">כולם </w:t>
        </w:r>
        <w:r w:rsidR="00737868">
          <w:rPr>
            <w:rFonts w:hint="cs"/>
            <w:color w:val="2D3748"/>
            <w:sz w:val="20"/>
          </w:rPr>
          <w:t>על ידי ה</w:t>
        </w:r>
      </w:ins>
      <w:ins w:id="60" w:author="Yaki Grossman" w:date="2026-10-15T13:39:00Z" w16du:dateUtc="2026-10-15T10:39:00Z">
        <w:r w:rsidR="008663B9">
          <w:rPr>
            <w:rFonts w:hint="cs"/>
            <w:color w:val="2D3748"/>
            <w:sz w:val="20"/>
          </w:rPr>
          <w:t>מאובחן בין אם בסדר הנכון או לאו</w:t>
        </w:r>
      </w:ins>
      <w:ins w:id="61" w:author="Yaki Grossman" w:date="2026-10-15T13:38:00Z" w16du:dateUtc="2026-10-15T10:38:00Z">
        <w:r w:rsidR="008663B9">
          <w:rPr>
            <w:rFonts w:hint="cs"/>
            <w:color w:val="2D3748"/>
            <w:sz w:val="20"/>
          </w:rPr>
          <w:t xml:space="preserve"> </w:t>
        </w:r>
      </w:ins>
      <w:r>
        <w:rPr>
          <w:color w:val="2D3748"/>
          <w:sz w:val="20"/>
        </w:rPr>
        <w:t xml:space="preserve"> או ב-Timeout של </w:t>
      </w:r>
      <w:del w:id="62" w:author="חגית הולנדר(מתי&quot;א רג&quot;ב)" w:date="2026-10-14T16:17:00Z" w16du:dateUtc="2026-10-14T13:17:00Z">
        <w:r w:rsidDel="00D35481">
          <w:rPr>
            <w:color w:val="2D3748"/>
            <w:sz w:val="20"/>
          </w:rPr>
          <w:delText xml:space="preserve">20 </w:delText>
        </w:r>
      </w:del>
      <w:ins w:id="63" w:author="חגית הולנדר(מתי&quot;א רג&quot;ב)" w:date="2026-10-14T16:17:00Z" w16du:dateUtc="2026-10-14T13:17:00Z">
        <w:del w:id="64" w:author="Yaki Grossman" w:date="2026-10-15T13:35:00Z" w16du:dateUtc="2026-10-15T10:35:00Z">
          <w:r w:rsidR="00D35481" w:rsidDel="00737868">
            <w:rPr>
              <w:rFonts w:hint="cs"/>
              <w:color w:val="2D3748"/>
              <w:sz w:val="20"/>
            </w:rPr>
            <w:delText>30</w:delText>
          </w:r>
        </w:del>
      </w:ins>
      <w:ins w:id="65" w:author="Yaki Grossman" w:date="2026-10-15T13:35:00Z" w16du:dateUtc="2026-10-15T10:35:00Z">
        <w:r w:rsidR="00737868">
          <w:rPr>
            <w:rFonts w:hint="cs"/>
            <w:color w:val="2D3748"/>
            <w:sz w:val="20"/>
          </w:rPr>
          <w:t xml:space="preserve">20 (קוניפיגורבילי ברמת ה </w:t>
        </w:r>
        <w:r w:rsidR="00737868">
          <w:rPr>
            <w:color w:val="2D3748"/>
            <w:sz w:val="20"/>
            <w:rtl w:val="0"/>
          </w:rPr>
          <w:t>Session</w:t>
        </w:r>
        <w:r w:rsidR="00737868">
          <w:rPr>
            <w:rFonts w:hint="cs"/>
            <w:color w:val="2D3748"/>
            <w:sz w:val="20"/>
          </w:rPr>
          <w:t xml:space="preserve"> עם ברירת מחדל של המערכת)</w:t>
        </w:r>
      </w:ins>
      <w:ins w:id="66" w:author="חגית הולנדר(מתי&quot;א רג&quot;ב)" w:date="2026-10-14T16:17:00Z" w16du:dateUtc="2026-10-14T13:17:00Z">
        <w:r w:rsidR="00D35481">
          <w:rPr>
            <w:color w:val="2D3748"/>
            <w:sz w:val="20"/>
          </w:rPr>
          <w:t xml:space="preserve"> </w:t>
        </w:r>
      </w:ins>
      <w:r>
        <w:rPr>
          <w:color w:val="2D3748"/>
          <w:sz w:val="20"/>
        </w:rPr>
        <w:t xml:space="preserve">שניות אי-פעילות (או </w:t>
      </w:r>
      <w:del w:id="67" w:author="חגית הולנדר(מתי&quot;א רג&quot;ב)" w:date="2026-10-14T16:17:00Z" w16du:dateUtc="2026-10-14T13:17:00Z">
        <w:r w:rsidDel="00D35481">
          <w:rPr>
            <w:color w:val="2D3748"/>
            <w:sz w:val="20"/>
          </w:rPr>
          <w:delText>30 שניות מסיום</w:delText>
        </w:r>
      </w:del>
      <w:ins w:id="68" w:author="חגית הולנדר(מתי&quot;א רג&quot;ב)" w:date="2026-10-14T16:17:00Z" w16du:dateUtc="2026-10-14T13:17:00Z">
        <w:r w:rsidR="00D35481">
          <w:rPr>
            <w:rFonts w:hint="cs"/>
            <w:color w:val="2D3748"/>
            <w:sz w:val="20"/>
          </w:rPr>
          <w:t>סיום</w:t>
        </w:r>
      </w:ins>
      <w:r>
        <w:rPr>
          <w:color w:val="2D3748"/>
          <w:sz w:val="20"/>
        </w:rPr>
        <w:t xml:space="preserve"> אות 15). במצב זה כפתור `[MANUAL FINISH BLOCK]` מהבהב כדי לסמן למאבחן לפעול.</w:t>
      </w:r>
    </w:p>
    <w:p w14:paraId="7CC5F632" w14:textId="77777777" w:rsidR="00E51B32" w:rsidRDefault="00000000" w:rsidP="00D82A06">
      <w:pPr>
        <w:spacing w:before="30" w:after="50"/>
        <w:ind w:right="360"/>
      </w:pPr>
      <w:r>
        <w:rPr>
          <w:b/>
          <w:color w:val="2B6CB0"/>
          <w:sz w:val="20"/>
        </w:rPr>
        <w:t xml:space="preserve">• </w:t>
      </w:r>
      <w:r>
        <w:rPr>
          <w:b/>
          <w:color w:val="1A365D"/>
          <w:sz w:val="20"/>
        </w:rPr>
        <w:t xml:space="preserve">פונקציית Repeat Block להפרעות: </w:t>
      </w:r>
      <w:r>
        <w:rPr>
          <w:color w:val="2D3748"/>
          <w:sz w:val="20"/>
        </w:rPr>
        <w:t>אם אירעה הפרעה חיצונית (צלצול, שירותים, רעש), המאבחן לוחץ `[Repeat Block]`, הבלוק הנוכחי מבוטל ומסומן כפסול, והבלוק מאותחל מחדש.</w:t>
      </w:r>
    </w:p>
    <w:p w14:paraId="5182D8B2" w14:textId="73B53E6C" w:rsidR="00E51B32" w:rsidRDefault="00000000" w:rsidP="00D82A06">
      <w:pPr>
        <w:spacing w:before="30" w:after="50"/>
        <w:ind w:right="360"/>
      </w:pPr>
      <w:r>
        <w:rPr>
          <w:b/>
          <w:color w:val="2B6CB0"/>
          <w:sz w:val="20"/>
        </w:rPr>
        <w:t xml:space="preserve">• </w:t>
      </w:r>
      <w:r>
        <w:rPr>
          <w:b/>
          <w:color w:val="1A365D"/>
          <w:sz w:val="20"/>
        </w:rPr>
        <w:t>השהיית קונסולידציה (</w:t>
      </w:r>
      <w:del w:id="69" w:author="חגית הולנדר(מתי&quot;א רג&quot;ב)" w:date="2026-10-14T16:18:00Z" w16du:dateUtc="2026-10-14T13:18:00Z">
        <w:r w:rsidDel="00D35481">
          <w:rPr>
            <w:b/>
            <w:color w:val="1A365D"/>
            <w:sz w:val="20"/>
          </w:rPr>
          <w:delText>20-30</w:delText>
        </w:r>
      </w:del>
      <w:ins w:id="70" w:author="חגית הולנדר(מתי&quot;א רג&quot;ב)" w:date="2026-10-14T16:18:00Z" w16du:dateUtc="2026-10-14T13:18:00Z">
        <w:del w:id="71" w:author="Yaki Grossman" w:date="2026-10-15T13:36:00Z" w16du:dateUtc="2026-10-15T10:36:00Z">
          <w:r w:rsidR="00D35481" w:rsidDel="00737868">
            <w:rPr>
              <w:rFonts w:hint="cs"/>
              <w:b/>
              <w:color w:val="1A365D"/>
              <w:sz w:val="20"/>
            </w:rPr>
            <w:delText>15-20</w:delText>
          </w:r>
        </w:del>
      </w:ins>
      <w:ins w:id="72" w:author="Yaki Grossman" w:date="2026-10-15T13:36:00Z" w16du:dateUtc="2026-10-15T10:36:00Z">
        <w:r w:rsidR="00737868">
          <w:rPr>
            <w:rFonts w:hint="cs"/>
            <w:b/>
            <w:color w:val="1A365D"/>
            <w:sz w:val="20"/>
          </w:rPr>
          <w:t>15</w:t>
        </w:r>
      </w:ins>
      <w:r>
        <w:rPr>
          <w:b/>
          <w:color w:val="1A365D"/>
          <w:sz w:val="20"/>
        </w:rPr>
        <w:t xml:space="preserve"> שניות)</w:t>
      </w:r>
      <w:ins w:id="73" w:author="Yaki Grossman" w:date="2026-10-15T13:36:00Z" w16du:dateUtc="2026-10-15T10:36:00Z">
        <w:r w:rsidR="00737868">
          <w:rPr>
            <w:rFonts w:hint="cs"/>
            <w:b/>
            <w:color w:val="1A365D"/>
            <w:sz w:val="20"/>
          </w:rPr>
          <w:t xml:space="preserve"> </w:t>
        </w:r>
        <w:r w:rsidR="00737868">
          <w:rPr>
            <w:rFonts w:hint="cs"/>
            <w:color w:val="2D3748"/>
            <w:sz w:val="20"/>
          </w:rPr>
          <w:t xml:space="preserve">קוניפיגורבילי ברמת ה </w:t>
        </w:r>
        <w:r w:rsidR="00737868">
          <w:rPr>
            <w:color w:val="2D3748"/>
            <w:sz w:val="20"/>
            <w:rtl w:val="0"/>
          </w:rPr>
          <w:t>Session</w:t>
        </w:r>
        <w:r w:rsidR="00737868">
          <w:rPr>
            <w:rFonts w:hint="cs"/>
            <w:color w:val="2D3748"/>
            <w:sz w:val="20"/>
          </w:rPr>
          <w:t xml:space="preserve"> עם ברירת מחדל של המערכת)</w:t>
        </w:r>
      </w:ins>
      <w:r>
        <w:rPr>
          <w:b/>
          <w:color w:val="1A365D"/>
          <w:sz w:val="20"/>
        </w:rPr>
        <w:t xml:space="preserve">: </w:t>
      </w:r>
      <w:r>
        <w:rPr>
          <w:color w:val="2D3748"/>
          <w:sz w:val="20"/>
        </w:rPr>
        <w:t>במעבר תקין, הילד מניח את העט על השולחן לצד הטאבלט. בתום ההשהיה הילד מרים את העט ולוחץ על כפתור ירוק `[בלוק הבא &gt;&gt;]` הממוקם במרכז התחתון.</w:t>
      </w:r>
    </w:p>
    <w:p w14:paraId="23BFFA4F" w14:textId="5CEAAFE8" w:rsidR="00E51B32" w:rsidRDefault="00000000" w:rsidP="00D82A06">
      <w:pPr>
        <w:spacing w:before="180" w:after="60"/>
        <w:rPr>
          <w:ins w:id="74" w:author="Yaki Grossman" w:date="2026-10-15T13:46:00Z" w16du:dateUtc="2026-10-15T10:46:00Z"/>
          <w:b/>
          <w:color w:val="2B6CB0"/>
          <w:sz w:val="23"/>
        </w:rPr>
      </w:pPr>
      <w:r>
        <w:rPr>
          <w:b/>
          <w:color w:val="2B6CB0"/>
          <w:sz w:val="23"/>
        </w:rPr>
        <w:t xml:space="preserve">5.7 משימת </w:t>
      </w:r>
      <w:del w:id="75" w:author="חגית הולנדר(מתי&quot;א רג&quot;ב)" w:date="2026-10-14T16:19:00Z" w16du:dateUtc="2026-10-14T13:19:00Z">
        <w:r w:rsidDel="00E7613F">
          <w:rPr>
            <w:b/>
            <w:color w:val="2B6CB0"/>
            <w:sz w:val="23"/>
          </w:rPr>
          <w:delText xml:space="preserve">DCD </w:delText>
        </w:r>
      </w:del>
      <w:del w:id="76" w:author="Yaki Grossman" w:date="2026-10-15T13:44:00Z" w16du:dateUtc="2026-10-15T10:44:00Z">
        <w:r w:rsidDel="008663B9">
          <w:rPr>
            <w:b/>
            <w:color w:val="2B6CB0"/>
            <w:sz w:val="23"/>
          </w:rPr>
          <w:delText xml:space="preserve">Transfer </w:delText>
        </w:r>
      </w:del>
      <w:ins w:id="77" w:author="Yaki Grossman" w:date="2026-10-15T13:44:00Z" w16du:dateUtc="2026-10-15T10:44:00Z">
        <w:r w:rsidR="008663B9" w:rsidRPr="005353D9">
          <w:rPr>
            <w:b/>
            <w:color w:val="2B6CB0"/>
            <w:sz w:val="23"/>
            <w:rtl w:val="0"/>
          </w:rPr>
          <w:t>Intervention Program</w:t>
        </w:r>
        <w:r w:rsidR="008663B9" w:rsidRPr="005353D9">
          <w:rPr>
            <w:b/>
            <w:color w:val="2B6CB0"/>
            <w:sz w:val="23"/>
          </w:rPr>
          <w:t xml:space="preserve"> </w:t>
        </w:r>
      </w:ins>
      <w:r>
        <w:rPr>
          <w:b/>
          <w:color w:val="2B6CB0"/>
          <w:sz w:val="23"/>
        </w:rPr>
        <w:t>מדורגת (Scaffolding Template)</w:t>
      </w:r>
      <w:ins w:id="78" w:author="Yaki Grossman" w:date="2026-10-15T13:41:00Z" w16du:dateUtc="2026-10-15T10:41:00Z">
        <w:r w:rsidR="008663B9">
          <w:rPr>
            <w:rFonts w:hint="cs"/>
            <w:b/>
            <w:color w:val="2B6CB0"/>
            <w:sz w:val="23"/>
          </w:rPr>
          <w:t xml:space="preserve"> מבוצעת ב</w:t>
        </w:r>
      </w:ins>
      <w:ins w:id="79" w:author="Yaki Grossman" w:date="2026-10-15T13:44:00Z" w16du:dateUtc="2026-10-15T10:44:00Z">
        <w:r w:rsidR="008663B9">
          <w:rPr>
            <w:rFonts w:hint="cs"/>
            <w:b/>
            <w:color w:val="2B6CB0"/>
            <w:sz w:val="23"/>
          </w:rPr>
          <w:t>מ</w:t>
        </w:r>
      </w:ins>
      <w:ins w:id="80" w:author="Yaki Grossman" w:date="2026-10-15T13:41:00Z" w16du:dateUtc="2026-10-15T10:41:00Z">
        <w:r w:rsidR="008663B9">
          <w:rPr>
            <w:rFonts w:hint="cs"/>
            <w:b/>
            <w:color w:val="2B6CB0"/>
            <w:sz w:val="23"/>
          </w:rPr>
          <w:t xml:space="preserve">סגרת המפגש השלישי </w:t>
        </w:r>
      </w:ins>
      <w:ins w:id="81" w:author="Yaki Grossman" w:date="2026-10-15T13:42:00Z" w16du:dateUtc="2026-10-15T10:42:00Z">
        <w:r w:rsidR="008663B9">
          <w:rPr>
            <w:rFonts w:hint="cs"/>
            <w:b/>
            <w:color w:val="2B6CB0"/>
            <w:sz w:val="23"/>
          </w:rPr>
          <w:t>בהמשך לפרוטוקול יום 3 על גבי תבנית חדשה</w:t>
        </w:r>
      </w:ins>
      <w:ins w:id="82" w:author="Yaki Grossman" w:date="2026-10-15T13:45:00Z" w16du:dateUtc="2026-10-15T10:45:00Z">
        <w:r w:rsidR="008663B9">
          <w:rPr>
            <w:b/>
            <w:color w:val="2B6CB0"/>
            <w:sz w:val="23"/>
            <w:rtl w:val="0"/>
          </w:rPr>
          <w:t xml:space="preserve"> </w:t>
        </w:r>
        <w:r w:rsidR="008663B9">
          <w:rPr>
            <w:rFonts w:hint="cs"/>
            <w:b/>
            <w:color w:val="2B6CB0"/>
            <w:sz w:val="23"/>
          </w:rPr>
          <w:t xml:space="preserve"> (דוגמא מצורפת) עבור  כל אחת </w:t>
        </w:r>
      </w:ins>
      <w:ins w:id="83" w:author="Yaki Grossman" w:date="2026-10-15T13:46:00Z" w16du:dateUtc="2026-10-15T10:46:00Z">
        <w:r w:rsidR="008663B9">
          <w:rPr>
            <w:rFonts w:hint="cs"/>
            <w:b/>
            <w:color w:val="2B6CB0"/>
            <w:sz w:val="23"/>
          </w:rPr>
          <w:t xml:space="preserve">מהאותיות ה א-ב </w:t>
        </w:r>
      </w:ins>
    </w:p>
    <w:p w14:paraId="2BFB5644" w14:textId="7C6F38E8" w:rsidR="008663B9" w:rsidRDefault="008663B9" w:rsidP="00D82A06">
      <w:pPr>
        <w:spacing w:before="180" w:after="60"/>
        <w:rPr>
          <w:rFonts w:hint="cs"/>
        </w:rPr>
      </w:pPr>
      <w:ins w:id="84" w:author="Yaki Grossman" w:date="2026-10-15T13:46:00Z" w16du:dateUtc="2026-10-15T10:46:00Z">
        <w:r>
          <w:rPr>
            <w:rFonts w:hint="cs"/>
            <w:b/>
            <w:color w:val="2B6CB0"/>
            <w:sz w:val="23"/>
          </w:rPr>
          <w:t xml:space="preserve">או באנגלית </w:t>
        </w:r>
        <w:r>
          <w:rPr>
            <w:b/>
            <w:color w:val="2B6CB0"/>
            <w:sz w:val="23"/>
            <w:rtl w:val="0"/>
          </w:rPr>
          <w:t>A-Z</w:t>
        </w:r>
        <w:r>
          <w:rPr>
            <w:rFonts w:hint="cs"/>
            <w:b/>
            <w:color w:val="2B6CB0"/>
            <w:sz w:val="23"/>
          </w:rPr>
          <w:t xml:space="preserve"> </w:t>
        </w:r>
      </w:ins>
      <w:ins w:id="85" w:author="Yaki Grossman" w:date="2026-10-15T14:44:00Z" w16du:dateUtc="2026-10-15T11:44:00Z">
        <w:r w:rsidR="00566CBF">
          <w:rPr>
            <w:rFonts w:hint="cs"/>
            <w:b/>
            <w:color w:val="2B6CB0"/>
            <w:sz w:val="23"/>
          </w:rPr>
          <w:t xml:space="preserve">. משימה זאת היא משימת למידה מתמשכת </w:t>
        </w:r>
      </w:ins>
      <w:ins w:id="86" w:author="Yaki Grossman" w:date="2026-10-15T14:45:00Z" w16du:dateUtc="2026-10-15T11:45:00Z">
        <w:r w:rsidR="00B857AC">
          <w:rPr>
            <w:rFonts w:hint="cs"/>
            <w:b/>
            <w:color w:val="2B6CB0"/>
            <w:sz w:val="23"/>
          </w:rPr>
          <w:t xml:space="preserve">למפגשים נוספים שבמהלכם התלמיד המאובחן </w:t>
        </w:r>
        <w:r w:rsidR="00DB0ED0">
          <w:rPr>
            <w:rFonts w:hint="cs"/>
            <w:b/>
            <w:color w:val="2B6CB0"/>
            <w:sz w:val="23"/>
          </w:rPr>
          <w:t>לומד את האותיות באמצעות המערכת.</w:t>
        </w:r>
      </w:ins>
    </w:p>
    <w:p w14:paraId="16F273C8" w14:textId="4137A1B0" w:rsidR="00E51B32" w:rsidRDefault="00000000" w:rsidP="00D82A06">
      <w:pPr>
        <w:spacing w:before="40" w:after="80"/>
      </w:pPr>
      <w:r>
        <w:rPr>
          <w:color w:val="2D3748"/>
          <w:sz w:val="20"/>
        </w:rPr>
        <w:t xml:space="preserve">דגם האימון של תוכנית ההתערבות כולל תבנית מדורגת </w:t>
      </w:r>
      <w:ins w:id="87" w:author="Yaki Grossman" w:date="2026-10-15T14:46:00Z" w16du:dateUtc="2026-10-15T11:46:00Z">
        <w:r w:rsidR="00DB0ED0">
          <w:rPr>
            <w:rFonts w:hint="cs"/>
            <w:color w:val="2D3748"/>
            <w:sz w:val="20"/>
          </w:rPr>
          <w:t xml:space="preserve">עבור כל אחת מהאותיות </w:t>
        </w:r>
      </w:ins>
      <w:r>
        <w:rPr>
          <w:color w:val="2D3748"/>
          <w:sz w:val="20"/>
        </w:rPr>
        <w:t>לבדיקת יכולת ההעברה:</w:t>
      </w:r>
    </w:p>
    <w:p w14:paraId="6E507348" w14:textId="77777777" w:rsidR="00E51B32" w:rsidRDefault="00000000" w:rsidP="00D82A06">
      <w:pPr>
        <w:spacing w:before="30" w:after="50"/>
        <w:ind w:right="360"/>
      </w:pPr>
      <w:r>
        <w:rPr>
          <w:b/>
          <w:color w:val="2B6CB0"/>
          <w:sz w:val="20"/>
        </w:rPr>
        <w:lastRenderedPageBreak/>
        <w:t xml:space="preserve">• </w:t>
      </w:r>
      <w:r>
        <w:rPr>
          <w:b/>
          <w:color w:val="1A365D"/>
          <w:sz w:val="20"/>
        </w:rPr>
        <w:t xml:space="preserve">שורה 1 (רחוב 1): </w:t>
      </w:r>
      <w:r>
        <w:rPr>
          <w:color w:val="2D3748"/>
          <w:sz w:val="20"/>
        </w:rPr>
        <w:t>3 נקודות מלאות לחיבור (P1, P2, P3).</w:t>
      </w:r>
    </w:p>
    <w:p w14:paraId="1F6370C4" w14:textId="77777777" w:rsidR="00E51B32" w:rsidRDefault="00000000" w:rsidP="00D82A06">
      <w:pPr>
        <w:spacing w:before="30" w:after="50"/>
        <w:ind w:right="360"/>
      </w:pPr>
      <w:r>
        <w:rPr>
          <w:b/>
          <w:color w:val="2B6CB0"/>
          <w:sz w:val="20"/>
        </w:rPr>
        <w:t xml:space="preserve">• </w:t>
      </w:r>
      <w:r>
        <w:rPr>
          <w:b/>
          <w:color w:val="1A365D"/>
          <w:sz w:val="20"/>
        </w:rPr>
        <w:t xml:space="preserve">שורה 2 (רחוב 2): </w:t>
      </w:r>
      <w:r>
        <w:rPr>
          <w:color w:val="2D3748"/>
          <w:sz w:val="20"/>
        </w:rPr>
        <w:t>נקודת התחלה בלבד (P1 בלבד, ללא נקודות 2 ו-3) - דורש מהילד שליפה פנימית של כיוון וגודל.</w:t>
      </w:r>
    </w:p>
    <w:p w14:paraId="44E9E05A" w14:textId="77777777" w:rsidR="00E51B32" w:rsidRDefault="00000000" w:rsidP="00D82A06">
      <w:pPr>
        <w:spacing w:before="30" w:after="50"/>
        <w:ind w:right="360"/>
        <w:rPr>
          <w:ins w:id="88" w:author="Yaki Grossman" w:date="2026-10-15T18:51:00Z" w16du:dateUtc="2026-10-15T15:51:00Z"/>
          <w:color w:val="2D3748"/>
          <w:sz w:val="20"/>
        </w:rPr>
      </w:pPr>
      <w:r>
        <w:rPr>
          <w:b/>
          <w:color w:val="2B6CB0"/>
          <w:sz w:val="20"/>
        </w:rPr>
        <w:t xml:space="preserve">• </w:t>
      </w:r>
      <w:r>
        <w:rPr>
          <w:b/>
          <w:color w:val="1A365D"/>
          <w:sz w:val="20"/>
        </w:rPr>
        <w:t xml:space="preserve">שורה 3 (רחוב 3): </w:t>
      </w:r>
      <w:r>
        <w:rPr>
          <w:color w:val="2D3748"/>
          <w:sz w:val="20"/>
        </w:rPr>
        <w:t>ריקה לחלוטין ללא שום נקודות ציון - כתיבה חופשית מתוך זיכרון מוטורי שהוטמע.</w:t>
      </w:r>
    </w:p>
    <w:p w14:paraId="63642B5F" w14:textId="5DC666A4" w:rsidR="006E59E3" w:rsidRPr="00642513" w:rsidRDefault="003F5FAD" w:rsidP="00D82A06">
      <w:pPr>
        <w:spacing w:before="30" w:after="50"/>
        <w:ind w:right="360"/>
        <w:rPr>
          <w:ins w:id="89" w:author="Yaki Grossman" w:date="2026-10-15T15:12:00Z" w16du:dateUtc="2026-10-15T12:12:00Z"/>
          <w:b/>
          <w:bCs/>
          <w:color w:val="2D3748"/>
          <w:sz w:val="20"/>
          <w:rPrChange w:id="90" w:author="Yaki Grossman" w:date="2026-10-15T18:53:00Z" w16du:dateUtc="2026-10-15T15:53:00Z">
            <w:rPr>
              <w:ins w:id="91" w:author="Yaki Grossman" w:date="2026-10-15T15:12:00Z" w16du:dateUtc="2026-10-15T12:12:00Z"/>
              <w:color w:val="2D3748"/>
              <w:sz w:val="20"/>
            </w:rPr>
          </w:rPrChange>
        </w:rPr>
      </w:pPr>
      <w:ins w:id="92" w:author="Yaki Grossman" w:date="2026-10-15T18:52:00Z" w16du:dateUtc="2026-10-15T15:52:00Z">
        <w:r w:rsidRPr="00642513">
          <w:rPr>
            <w:rFonts w:hint="cs"/>
            <w:b/>
            <w:bCs/>
            <w:color w:val="2D3748"/>
            <w:sz w:val="20"/>
            <w:rPrChange w:id="93" w:author="Yaki Grossman" w:date="2026-10-15T18:53:00Z" w16du:dateUtc="2026-10-15T15:53:00Z">
              <w:rPr>
                <w:rFonts w:hint="cs"/>
                <w:color w:val="2D3748"/>
                <w:sz w:val="20"/>
              </w:rPr>
            </w:rPrChange>
          </w:rPr>
          <w:t>** מצורף בנ</w:t>
        </w:r>
        <w:r w:rsidR="00F159E2" w:rsidRPr="00642513">
          <w:rPr>
            <w:rFonts w:hint="cs"/>
            <w:b/>
            <w:bCs/>
            <w:color w:val="2D3748"/>
            <w:sz w:val="20"/>
            <w:rPrChange w:id="94" w:author="Yaki Grossman" w:date="2026-10-15T18:53:00Z" w16du:dateUtc="2026-10-15T15:53:00Z">
              <w:rPr>
                <w:rFonts w:hint="cs"/>
                <w:color w:val="2D3748"/>
                <w:sz w:val="20"/>
              </w:rPr>
            </w:rPrChange>
          </w:rPr>
          <w:t xml:space="preserve">פרד בלוק לדוגמא </w:t>
        </w:r>
        <w:r w:rsidR="00642513" w:rsidRPr="00642513">
          <w:rPr>
            <w:rFonts w:hint="cs"/>
            <w:b/>
            <w:bCs/>
            <w:color w:val="2D3748"/>
            <w:sz w:val="20"/>
            <w:rPrChange w:id="95" w:author="Yaki Grossman" w:date="2026-10-15T18:53:00Z" w16du:dateUtc="2026-10-15T15:53:00Z">
              <w:rPr>
                <w:rFonts w:hint="cs"/>
                <w:color w:val="2D3748"/>
                <w:sz w:val="20"/>
              </w:rPr>
            </w:rPrChange>
          </w:rPr>
          <w:t>(של האות העברית ט)</w:t>
        </w:r>
      </w:ins>
    </w:p>
    <w:p w14:paraId="545A863F" w14:textId="0C730341" w:rsidR="00F14E13" w:rsidRDefault="00BD026B" w:rsidP="00D82A06">
      <w:pPr>
        <w:spacing w:before="30" w:after="50"/>
        <w:ind w:right="360"/>
        <w:rPr>
          <w:ins w:id="96" w:author="Yaki Grossman" w:date="2026-10-15T18:45:00Z" w16du:dateUtc="2026-10-15T15:45:00Z"/>
          <w:color w:val="2D3748"/>
          <w:sz w:val="20"/>
        </w:rPr>
      </w:pPr>
      <w:ins w:id="97" w:author="Yaki Grossman" w:date="2026-10-15T15:12:00Z" w16du:dateUtc="2026-10-15T12:12:00Z">
        <w:r>
          <w:rPr>
            <w:rFonts w:hint="cs"/>
            <w:color w:val="2D3748"/>
            <w:sz w:val="20"/>
          </w:rPr>
          <w:t xml:space="preserve">** </w:t>
        </w:r>
      </w:ins>
      <w:ins w:id="98" w:author="Yaki Grossman" w:date="2026-10-15T18:44:00Z" w16du:dateUtc="2026-10-15T15:44:00Z">
        <w:r w:rsidR="00296864">
          <w:rPr>
            <w:rFonts w:hint="cs"/>
            <w:color w:val="2D3748"/>
            <w:sz w:val="20"/>
          </w:rPr>
          <w:t>הנה פרוטוקול ה</w:t>
        </w:r>
      </w:ins>
      <w:ins w:id="99" w:author="Yaki Grossman" w:date="2026-10-15T18:45:00Z" w16du:dateUtc="2026-10-15T15:45:00Z">
        <w:r w:rsidR="006E0C8C">
          <w:rPr>
            <w:rFonts w:hint="cs"/>
            <w:color w:val="2D3748"/>
            <w:sz w:val="20"/>
          </w:rPr>
          <w:t>ביצוע של ה</w:t>
        </w:r>
      </w:ins>
      <w:ins w:id="100" w:author="Yaki Grossman" w:date="2026-10-15T18:51:00Z" w16du:dateUtc="2026-10-15T15:51:00Z">
        <w:r w:rsidR="003F5FAD">
          <w:rPr>
            <w:rFonts w:hint="cs"/>
            <w:color w:val="2D3748"/>
            <w:sz w:val="20"/>
          </w:rPr>
          <w:t>של</w:t>
        </w:r>
      </w:ins>
      <w:ins w:id="101" w:author="Yaki Grossman" w:date="2026-10-15T18:45:00Z" w16du:dateUtc="2026-10-15T15:45:00Z">
        <w:r w:rsidR="006E0C8C">
          <w:rPr>
            <w:rFonts w:hint="cs"/>
            <w:color w:val="2D3748"/>
            <w:sz w:val="20"/>
          </w:rPr>
          <w:t xml:space="preserve">ב הזה: </w:t>
        </w:r>
      </w:ins>
    </w:p>
    <w:p w14:paraId="2CA4A4E1" w14:textId="77777777" w:rsidR="00F14E13" w:rsidRPr="00F14E13" w:rsidRDefault="00F14E13" w:rsidP="00F14E13">
      <w:pPr>
        <w:spacing w:before="30" w:after="50"/>
        <w:ind w:right="360"/>
        <w:rPr>
          <w:ins w:id="102" w:author="Yaki Grossman" w:date="2026-10-15T18:45:00Z" w16du:dateUtc="2026-10-15T15:45:00Z"/>
          <w:color w:val="2D3748"/>
          <w:sz w:val="20"/>
        </w:rPr>
      </w:pPr>
      <w:ins w:id="103" w:author="Yaki Grossman" w:date="2026-10-15T18:45:00Z" w16du:dateUtc="2026-10-15T15:45:00Z">
        <w:r w:rsidRPr="00F14E13">
          <w:rPr>
            <w:color w:val="2D3748"/>
            <w:sz w:val="20"/>
          </w:rPr>
          <w:t xml:space="preserve">שלב 1 התוכנית בנויה מחזרה על אות שלמדנו לפני שבועיים, שתי חזרות, שני בלוקים, </w:t>
        </w:r>
      </w:ins>
    </w:p>
    <w:p w14:paraId="4356164B" w14:textId="77777777" w:rsidR="00F14E13" w:rsidRPr="00F14E13" w:rsidRDefault="00F14E13" w:rsidP="00F14E13">
      <w:pPr>
        <w:spacing w:before="30" w:after="50"/>
        <w:ind w:right="360"/>
        <w:rPr>
          <w:ins w:id="104" w:author="Yaki Grossman" w:date="2026-10-15T18:45:00Z" w16du:dateUtc="2026-10-15T15:45:00Z"/>
          <w:color w:val="2D3748"/>
          <w:sz w:val="20"/>
        </w:rPr>
      </w:pPr>
    </w:p>
    <w:p w14:paraId="58A20AD2" w14:textId="77777777" w:rsidR="00F14E13" w:rsidRPr="00F14E13" w:rsidRDefault="00F14E13" w:rsidP="00F14E13">
      <w:pPr>
        <w:spacing w:before="30" w:after="50"/>
        <w:ind w:right="360"/>
        <w:rPr>
          <w:ins w:id="105" w:author="Yaki Grossman" w:date="2026-10-15T18:45:00Z" w16du:dateUtc="2026-10-15T15:45:00Z"/>
          <w:color w:val="2D3748"/>
          <w:sz w:val="20"/>
        </w:rPr>
      </w:pPr>
      <w:ins w:id="106" w:author="Yaki Grossman" w:date="2026-10-15T18:45:00Z" w16du:dateUtc="2026-10-15T15:45:00Z">
        <w:r w:rsidRPr="00F14E13">
          <w:rPr>
            <w:color w:val="2D3748"/>
            <w:sz w:val="20"/>
          </w:rPr>
          <w:t>שלב 2 סרטון שמראה את האות החדשה, שזה סרטון אנימציה, שגם לסרטון שתי רמות, אחת רמה עם מוזיקה ואחת רמה עם דיבור.</w:t>
        </w:r>
      </w:ins>
    </w:p>
    <w:p w14:paraId="5B85F061" w14:textId="77777777" w:rsidR="00F14E13" w:rsidRPr="00F14E13" w:rsidRDefault="00F14E13" w:rsidP="00F14E13">
      <w:pPr>
        <w:spacing w:before="30" w:after="50"/>
        <w:ind w:right="360"/>
        <w:rPr>
          <w:ins w:id="107" w:author="Yaki Grossman" w:date="2026-10-15T18:45:00Z" w16du:dateUtc="2026-10-15T15:45:00Z"/>
          <w:color w:val="2D3748"/>
          <w:sz w:val="20"/>
        </w:rPr>
      </w:pPr>
    </w:p>
    <w:p w14:paraId="3C63AE21" w14:textId="77777777" w:rsidR="00F14E13" w:rsidRPr="00F14E13" w:rsidRDefault="00F14E13" w:rsidP="00F14E13">
      <w:pPr>
        <w:spacing w:before="30" w:after="50"/>
        <w:ind w:right="360"/>
        <w:rPr>
          <w:ins w:id="108" w:author="Yaki Grossman" w:date="2026-10-15T18:45:00Z" w16du:dateUtc="2026-10-15T15:45:00Z"/>
          <w:color w:val="2D3748"/>
          <w:sz w:val="20"/>
        </w:rPr>
      </w:pPr>
      <w:ins w:id="109" w:author="Yaki Grossman" w:date="2026-10-15T18:45:00Z" w16du:dateUtc="2026-10-15T15:45:00Z">
        <w:r w:rsidRPr="00F14E13">
          <w:rPr>
            <w:color w:val="2D3748"/>
            <w:sz w:val="20"/>
          </w:rPr>
          <w:t>שלב 3 הילדים מקבלים את הדפים עם ה4 בלוקים הראשונים, (בזמן הכתיבה  שומעים ברקע את המוזיקה) ומתחילים להתאמן על האותיות, שני בלוקים ראשונים, שוב שני בלוקים, סך הכול ארבע בלוקים אימון.</w:t>
        </w:r>
      </w:ins>
    </w:p>
    <w:p w14:paraId="571BE940" w14:textId="77777777" w:rsidR="00F14E13" w:rsidRPr="00F14E13" w:rsidRDefault="00F14E13" w:rsidP="00F14E13">
      <w:pPr>
        <w:spacing w:before="30" w:after="50"/>
        <w:ind w:right="360"/>
        <w:rPr>
          <w:ins w:id="110" w:author="Yaki Grossman" w:date="2026-10-15T18:45:00Z" w16du:dateUtc="2026-10-15T15:45:00Z"/>
          <w:color w:val="2D3748"/>
          <w:sz w:val="20"/>
        </w:rPr>
      </w:pPr>
    </w:p>
    <w:p w14:paraId="64D01E1B" w14:textId="77777777" w:rsidR="00F14E13" w:rsidRPr="00F14E13" w:rsidRDefault="00F14E13" w:rsidP="00F14E13">
      <w:pPr>
        <w:spacing w:before="30" w:after="50"/>
        <w:ind w:right="360"/>
        <w:rPr>
          <w:ins w:id="111" w:author="Yaki Grossman" w:date="2026-10-15T18:45:00Z" w16du:dateUtc="2026-10-15T15:45:00Z"/>
          <w:color w:val="2D3748"/>
          <w:sz w:val="20"/>
        </w:rPr>
      </w:pPr>
      <w:ins w:id="112" w:author="Yaki Grossman" w:date="2026-10-15T18:45:00Z" w16du:dateUtc="2026-10-15T15:45:00Z">
        <w:r w:rsidRPr="00F14E13">
          <w:rPr>
            <w:color w:val="2D3748"/>
            <w:sz w:val="20"/>
          </w:rPr>
          <w:t>שלב 4  הם מקבלים את המחברת, מתאמנים על 2 בלוקים של האות, רואים שוב את הסרטון ומתאמנים על האות במחברת, שני בלוקים.</w:t>
        </w:r>
      </w:ins>
    </w:p>
    <w:p w14:paraId="1F1FD431" w14:textId="77777777" w:rsidR="00F14E13" w:rsidRPr="00F14E13" w:rsidRDefault="00F14E13" w:rsidP="00F14E13">
      <w:pPr>
        <w:spacing w:before="30" w:after="50"/>
        <w:ind w:right="360"/>
        <w:rPr>
          <w:ins w:id="113" w:author="Yaki Grossman" w:date="2026-10-15T18:45:00Z" w16du:dateUtc="2026-10-15T15:45:00Z"/>
          <w:color w:val="2D3748"/>
          <w:sz w:val="20"/>
        </w:rPr>
      </w:pPr>
    </w:p>
    <w:p w14:paraId="231C223C" w14:textId="77777777" w:rsidR="00F14E13" w:rsidRPr="00F14E13" w:rsidRDefault="00F14E13" w:rsidP="00F14E13">
      <w:pPr>
        <w:spacing w:before="30" w:after="50"/>
        <w:ind w:right="360"/>
        <w:rPr>
          <w:ins w:id="114" w:author="Yaki Grossman" w:date="2026-10-15T18:45:00Z" w16du:dateUtc="2026-10-15T15:45:00Z"/>
          <w:color w:val="2D3748"/>
          <w:sz w:val="20"/>
        </w:rPr>
      </w:pPr>
      <w:ins w:id="115" w:author="Yaki Grossman" w:date="2026-10-15T18:45:00Z" w16du:dateUtc="2026-10-15T15:45:00Z">
        <w:r w:rsidRPr="00F14E13">
          <w:rPr>
            <w:color w:val="2D3748"/>
            <w:sz w:val="20"/>
          </w:rPr>
          <w:t xml:space="preserve">רואים את הסרטון פעם שלישית </w:t>
        </w:r>
      </w:ins>
    </w:p>
    <w:p w14:paraId="095A27C0" w14:textId="77777777" w:rsidR="00F14E13" w:rsidRPr="00F14E13" w:rsidRDefault="00F14E13" w:rsidP="00F14E13">
      <w:pPr>
        <w:spacing w:before="30" w:after="50"/>
        <w:ind w:right="360"/>
        <w:rPr>
          <w:ins w:id="116" w:author="Yaki Grossman" w:date="2026-10-15T18:45:00Z" w16du:dateUtc="2026-10-15T15:45:00Z"/>
          <w:color w:val="2D3748"/>
          <w:sz w:val="20"/>
        </w:rPr>
      </w:pPr>
    </w:p>
    <w:p w14:paraId="62B39CF5" w14:textId="77777777" w:rsidR="00F14E13" w:rsidRPr="00F14E13" w:rsidRDefault="00F14E13" w:rsidP="00F14E13">
      <w:pPr>
        <w:spacing w:before="30" w:after="50"/>
        <w:ind w:right="360"/>
        <w:rPr>
          <w:ins w:id="117" w:author="Yaki Grossman" w:date="2026-10-15T18:45:00Z" w16du:dateUtc="2026-10-15T15:45:00Z"/>
          <w:color w:val="2D3748"/>
          <w:sz w:val="20"/>
        </w:rPr>
      </w:pPr>
      <w:ins w:id="118" w:author="Yaki Grossman" w:date="2026-10-15T18:45:00Z" w16du:dateUtc="2026-10-15T15:45:00Z">
        <w:r w:rsidRPr="00F14E13">
          <w:rPr>
            <w:color w:val="2D3748"/>
            <w:sz w:val="20"/>
          </w:rPr>
          <w:t xml:space="preserve"> מקבלים לוחות מחיקים ומתאמנים שוב ארבע בלוקים על הלוח המחיק.</w:t>
        </w:r>
      </w:ins>
    </w:p>
    <w:p w14:paraId="1F99434A" w14:textId="77777777" w:rsidR="00F14E13" w:rsidRPr="00F14E13" w:rsidRDefault="00F14E13" w:rsidP="00F14E13">
      <w:pPr>
        <w:spacing w:before="30" w:after="50"/>
        <w:ind w:right="360"/>
        <w:rPr>
          <w:ins w:id="119" w:author="Yaki Grossman" w:date="2026-10-15T18:45:00Z" w16du:dateUtc="2026-10-15T15:45:00Z"/>
          <w:color w:val="2D3748"/>
          <w:sz w:val="20"/>
        </w:rPr>
      </w:pPr>
      <w:ins w:id="120" w:author="Yaki Grossman" w:date="2026-10-15T18:45:00Z" w16du:dateUtc="2026-10-15T15:45:00Z">
        <w:r w:rsidRPr="00F14E13">
          <w:rPr>
            <w:color w:val="2D3748"/>
            <w:sz w:val="20"/>
          </w:rPr>
          <w:t xml:space="preserve">(לוח מחיק אישי עם שורות מחולק ל2 אשלח לך תמונה) </w:t>
        </w:r>
      </w:ins>
    </w:p>
    <w:p w14:paraId="55B73104" w14:textId="77777777" w:rsidR="00F14E13" w:rsidRPr="00F14E13" w:rsidRDefault="00F14E13" w:rsidP="00F14E13">
      <w:pPr>
        <w:spacing w:before="30" w:after="50"/>
        <w:ind w:right="360"/>
        <w:rPr>
          <w:ins w:id="121" w:author="Yaki Grossman" w:date="2026-10-15T18:45:00Z" w16du:dateUtc="2026-10-15T15:45:00Z"/>
          <w:color w:val="2D3748"/>
          <w:sz w:val="20"/>
        </w:rPr>
      </w:pPr>
    </w:p>
    <w:p w14:paraId="6FE05D10" w14:textId="77777777" w:rsidR="00F14E13" w:rsidRDefault="00F14E13" w:rsidP="00F14E13">
      <w:pPr>
        <w:spacing w:before="30" w:after="50"/>
        <w:ind w:right="360"/>
        <w:rPr>
          <w:ins w:id="122" w:author="Yaki Grossman" w:date="2026-10-15T18:54:00Z" w16du:dateUtc="2026-10-15T15:54:00Z"/>
          <w:color w:val="2D3748"/>
          <w:sz w:val="20"/>
        </w:rPr>
      </w:pPr>
      <w:ins w:id="123" w:author="Yaki Grossman" w:date="2026-10-15T18:45:00Z" w16du:dateUtc="2026-10-15T15:45:00Z">
        <w:r w:rsidRPr="00F14E13">
          <w:rPr>
            <w:color w:val="2D3748"/>
            <w:sz w:val="20"/>
          </w:rPr>
          <w:t>בכיתה, בהמשך, הילדים למחרת מקבלים שוב להתאמן עם המורה, ארבע בלוקים במחברת, ושוב למחרת עוד ארבע בלוקים בלוח המחיק.</w:t>
        </w:r>
      </w:ins>
    </w:p>
    <w:p w14:paraId="2940F1ED" w14:textId="27ED0C1E" w:rsidR="00F95099" w:rsidRPr="009A2E6F" w:rsidRDefault="00F95099" w:rsidP="00F14E13">
      <w:pPr>
        <w:spacing w:before="30" w:after="50"/>
        <w:ind w:right="360"/>
        <w:rPr>
          <w:ins w:id="124" w:author="Yaki Grossman" w:date="2026-10-15T18:45:00Z" w16du:dateUtc="2026-10-15T15:45:00Z"/>
          <w:b/>
          <w:bCs/>
          <w:color w:val="2D3748"/>
          <w:sz w:val="20"/>
          <w:rPrChange w:id="125" w:author="Yaki Grossman" w:date="2026-10-15T18:55:00Z" w16du:dateUtc="2026-10-15T15:55:00Z">
            <w:rPr>
              <w:ins w:id="126" w:author="Yaki Grossman" w:date="2026-10-15T18:45:00Z" w16du:dateUtc="2026-10-15T15:45:00Z"/>
              <w:color w:val="2D3748"/>
              <w:sz w:val="20"/>
            </w:rPr>
          </w:rPrChange>
        </w:rPr>
      </w:pPr>
      <w:ins w:id="127" w:author="Yaki Grossman" w:date="2026-10-15T18:54:00Z" w16du:dateUtc="2026-10-15T15:54:00Z">
        <w:r w:rsidRPr="009A2E6F">
          <w:rPr>
            <w:rFonts w:hint="cs"/>
            <w:b/>
            <w:bCs/>
            <w:color w:val="2D3748"/>
            <w:sz w:val="20"/>
            <w:rPrChange w:id="128" w:author="Yaki Grossman" w:date="2026-10-15T18:55:00Z" w16du:dateUtc="2026-10-15T15:55:00Z">
              <w:rPr>
                <w:rFonts w:hint="cs"/>
                <w:color w:val="2D3748"/>
                <w:sz w:val="20"/>
              </w:rPr>
            </w:rPrChange>
          </w:rPr>
          <w:t>** השימוש במחברות יעשה ב</w:t>
        </w:r>
        <w:r w:rsidR="009A2E6F" w:rsidRPr="009A2E6F">
          <w:rPr>
            <w:rFonts w:hint="cs"/>
            <w:b/>
            <w:bCs/>
            <w:color w:val="2D3748"/>
            <w:sz w:val="20"/>
            <w:rPrChange w:id="129" w:author="Yaki Grossman" w:date="2026-10-15T18:55:00Z" w16du:dateUtc="2026-10-15T15:55:00Z">
              <w:rPr>
                <w:rFonts w:hint="cs"/>
                <w:color w:val="2D3748"/>
                <w:sz w:val="20"/>
              </w:rPr>
            </w:rPrChange>
          </w:rPr>
          <w:t>שלב זה עם מחברות דפי נייר ולא הדמיית מחברת בטאבלט.</w:t>
        </w:r>
      </w:ins>
    </w:p>
    <w:p w14:paraId="0D5F1D43" w14:textId="77777777" w:rsidR="00F14E13" w:rsidRPr="00F14E13" w:rsidRDefault="00F14E13" w:rsidP="00F14E13">
      <w:pPr>
        <w:spacing w:before="30" w:after="50"/>
        <w:ind w:right="360"/>
        <w:rPr>
          <w:ins w:id="130" w:author="Yaki Grossman" w:date="2026-10-15T18:45:00Z" w16du:dateUtc="2026-10-15T15:45:00Z"/>
          <w:color w:val="2D3748"/>
          <w:sz w:val="20"/>
        </w:rPr>
      </w:pPr>
    </w:p>
    <w:p w14:paraId="14F23CEE" w14:textId="77777777" w:rsidR="00F14E13" w:rsidRPr="00F14E13" w:rsidRDefault="00F14E13" w:rsidP="00F14E13">
      <w:pPr>
        <w:spacing w:before="30" w:after="50"/>
        <w:ind w:right="360"/>
        <w:rPr>
          <w:ins w:id="131" w:author="Yaki Grossman" w:date="2026-10-15T18:45:00Z" w16du:dateUtc="2026-10-15T15:45:00Z"/>
          <w:color w:val="2D3748"/>
          <w:sz w:val="20"/>
        </w:rPr>
      </w:pPr>
      <w:ins w:id="132" w:author="Yaki Grossman" w:date="2026-10-15T18:45:00Z" w16du:dateUtc="2026-10-15T15:45:00Z">
        <w:r w:rsidRPr="00F14E13">
          <w:rPr>
            <w:color w:val="2D3748"/>
            <w:sz w:val="20"/>
          </w:rPr>
          <w:t>זה הפרוטוקול של התוכנית..</w:t>
        </w:r>
      </w:ins>
    </w:p>
    <w:p w14:paraId="2C1822AC" w14:textId="77777777" w:rsidR="00F14E13" w:rsidRPr="00F14E13" w:rsidRDefault="00F14E13" w:rsidP="00F14E13">
      <w:pPr>
        <w:spacing w:before="30" w:after="50"/>
        <w:ind w:right="360"/>
        <w:rPr>
          <w:ins w:id="133" w:author="Yaki Grossman" w:date="2026-10-15T18:45:00Z" w16du:dateUtc="2026-10-15T15:45:00Z"/>
          <w:color w:val="2D3748"/>
          <w:sz w:val="20"/>
        </w:rPr>
      </w:pPr>
    </w:p>
    <w:p w14:paraId="34F6DA68" w14:textId="38BB240A" w:rsidR="00F14E13" w:rsidRPr="00F14E13" w:rsidRDefault="00F14E13" w:rsidP="00F14E13">
      <w:pPr>
        <w:spacing w:before="30" w:after="50"/>
        <w:ind w:right="360"/>
        <w:rPr>
          <w:ins w:id="134" w:author="Yaki Grossman" w:date="2026-10-15T18:45:00Z" w16du:dateUtc="2026-10-15T15:45:00Z"/>
          <w:color w:val="2D3748"/>
          <w:sz w:val="20"/>
        </w:rPr>
      </w:pPr>
      <w:ins w:id="135" w:author="Yaki Grossman" w:date="2026-10-15T18:45:00Z" w16du:dateUtc="2026-10-15T15:45:00Z">
        <w:r w:rsidRPr="00F14E13">
          <w:rPr>
            <w:color w:val="2D3748"/>
            <w:sz w:val="20"/>
          </w:rPr>
          <w:t xml:space="preserve">מדידת איכות לפי הקרטריונים של </w:t>
        </w:r>
      </w:ins>
      <w:ins w:id="136" w:author="Yaki Grossman" w:date="2026-10-15T18:53:00Z" w16du:dateUtc="2026-10-15T15:53:00Z">
        <w:r w:rsidR="00642513">
          <w:rPr>
            <w:rFonts w:hint="cs"/>
            <w:color w:val="2D3748"/>
            <w:sz w:val="20"/>
          </w:rPr>
          <w:t xml:space="preserve">ה </w:t>
        </w:r>
        <w:r w:rsidR="00642513">
          <w:rPr>
            <w:color w:val="2D3748"/>
            <w:sz w:val="20"/>
            <w:rtl w:val="0"/>
          </w:rPr>
          <w:t>ILT</w:t>
        </w:r>
      </w:ins>
      <w:ins w:id="137" w:author="Yaki Grossman" w:date="2026-10-15T18:45:00Z" w16du:dateUtc="2026-10-15T15:45:00Z">
        <w:r w:rsidRPr="00F14E13">
          <w:rPr>
            <w:color w:val="2D3748"/>
            <w:sz w:val="20"/>
          </w:rPr>
          <w:t xml:space="preserve"> </w:t>
        </w:r>
      </w:ins>
    </w:p>
    <w:p w14:paraId="7D258AEA" w14:textId="77777777" w:rsidR="00F14E13" w:rsidRPr="00F14E13" w:rsidRDefault="00F14E13" w:rsidP="00F14E13">
      <w:pPr>
        <w:spacing w:before="30" w:after="50"/>
        <w:ind w:right="360"/>
        <w:rPr>
          <w:ins w:id="138" w:author="Yaki Grossman" w:date="2026-10-15T18:45:00Z" w16du:dateUtc="2026-10-15T15:45:00Z"/>
          <w:color w:val="2D3748"/>
          <w:sz w:val="20"/>
        </w:rPr>
      </w:pPr>
    </w:p>
    <w:p w14:paraId="244F299F" w14:textId="0F92ED14" w:rsidR="00F14E13" w:rsidRPr="00F14E13" w:rsidRDefault="00F14E13" w:rsidP="00F14E13">
      <w:pPr>
        <w:spacing w:before="30" w:after="50"/>
        <w:ind w:right="360"/>
        <w:rPr>
          <w:ins w:id="139" w:author="Yaki Grossman" w:date="2026-10-15T18:45:00Z" w16du:dateUtc="2026-10-15T15:45:00Z"/>
          <w:color w:val="2D3748"/>
          <w:sz w:val="20"/>
        </w:rPr>
      </w:pPr>
      <w:ins w:id="140" w:author="Yaki Grossman" w:date="2026-10-15T18:45:00Z" w16du:dateUtc="2026-10-15T15:45:00Z">
        <w:r w:rsidRPr="00F14E13">
          <w:rPr>
            <w:color w:val="2D3748"/>
            <w:sz w:val="20"/>
          </w:rPr>
          <w:t xml:space="preserve">מחברים את הנקודות בשורה הראשונה מתחילים מנקודת התחלה בשורה השניה ואות שדומה ונכונה בשורה השלישית. </w:t>
        </w:r>
      </w:ins>
    </w:p>
    <w:p w14:paraId="0BFC80EC" w14:textId="77777777" w:rsidR="00F14E13" w:rsidRPr="00F14E13" w:rsidRDefault="00F14E13" w:rsidP="00F14E13">
      <w:pPr>
        <w:spacing w:before="30" w:after="50"/>
        <w:ind w:right="360"/>
        <w:rPr>
          <w:ins w:id="141" w:author="Yaki Grossman" w:date="2026-10-15T18:45:00Z" w16du:dateUtc="2026-10-15T15:45:00Z"/>
          <w:color w:val="2D3748"/>
          <w:sz w:val="20"/>
        </w:rPr>
      </w:pPr>
    </w:p>
    <w:p w14:paraId="70EA8E23" w14:textId="77777777" w:rsidR="00F14E13" w:rsidRPr="00F14E13" w:rsidRDefault="00F14E13" w:rsidP="00F14E13">
      <w:pPr>
        <w:spacing w:before="30" w:after="50"/>
        <w:ind w:right="360"/>
        <w:rPr>
          <w:ins w:id="142" w:author="Yaki Grossman" w:date="2026-10-15T18:45:00Z" w16du:dateUtc="2026-10-15T15:45:00Z"/>
          <w:color w:val="2D3748"/>
          <w:sz w:val="20"/>
        </w:rPr>
      </w:pPr>
      <w:ins w:id="143" w:author="Yaki Grossman" w:date="2026-10-15T18:45:00Z" w16du:dateUtc="2026-10-15T15:45:00Z">
        <w:r w:rsidRPr="00F14E13">
          <w:rPr>
            <w:color w:val="2D3748"/>
            <w:sz w:val="20"/>
          </w:rPr>
          <w:t>מדידת הזמן נעשית בשתי נקודות: בשני בלוקים הראשונים של החזרה אחרי שבועיים, עושים ממוצע של הזמן מ2 המדידות,)</w:t>
        </w:r>
      </w:ins>
    </w:p>
    <w:p w14:paraId="715BBB97" w14:textId="77777777" w:rsidR="00F14E13" w:rsidRPr="00F14E13" w:rsidRDefault="00F14E13" w:rsidP="00F14E13">
      <w:pPr>
        <w:spacing w:before="30" w:after="50"/>
        <w:ind w:right="360"/>
        <w:rPr>
          <w:ins w:id="144" w:author="Yaki Grossman" w:date="2026-10-15T18:45:00Z" w16du:dateUtc="2026-10-15T15:45:00Z"/>
          <w:color w:val="2D3748"/>
          <w:sz w:val="20"/>
        </w:rPr>
      </w:pPr>
    </w:p>
    <w:p w14:paraId="673878D4" w14:textId="77777777" w:rsidR="00F14E13" w:rsidRPr="00F14E13" w:rsidRDefault="00F14E13" w:rsidP="00F14E13">
      <w:pPr>
        <w:spacing w:before="30" w:after="50"/>
        <w:ind w:right="360"/>
        <w:rPr>
          <w:ins w:id="145" w:author="Yaki Grossman" w:date="2026-10-15T18:45:00Z" w16du:dateUtc="2026-10-15T15:45:00Z"/>
          <w:color w:val="2D3748"/>
          <w:sz w:val="20"/>
        </w:rPr>
      </w:pPr>
      <w:ins w:id="146" w:author="Yaki Grossman" w:date="2026-10-15T18:45:00Z" w16du:dateUtc="2026-10-15T15:45:00Z">
        <w:r w:rsidRPr="00F14E13">
          <w:rPr>
            <w:color w:val="2D3748"/>
            <w:sz w:val="20"/>
          </w:rPr>
          <w:t>מדדת זמן נוספת בבלוק השני לביצוע. זאת אומרת, שבפעם השנייה שהילדים מבצעים את האות החדשה, הבלוק השני, את זה מודדים.</w:t>
        </w:r>
      </w:ins>
    </w:p>
    <w:p w14:paraId="7C804949" w14:textId="77777777" w:rsidR="00F14E13" w:rsidRPr="00F14E13" w:rsidRDefault="00F14E13" w:rsidP="00F14E13">
      <w:pPr>
        <w:spacing w:before="30" w:after="50"/>
        <w:ind w:right="360"/>
        <w:rPr>
          <w:ins w:id="147" w:author="Yaki Grossman" w:date="2026-10-15T18:45:00Z" w16du:dateUtc="2026-10-15T15:45:00Z"/>
          <w:color w:val="2D3748"/>
          <w:sz w:val="20"/>
        </w:rPr>
      </w:pPr>
    </w:p>
    <w:p w14:paraId="6088616A" w14:textId="77777777" w:rsidR="00F14E13" w:rsidRPr="00F14E13" w:rsidRDefault="00F14E13" w:rsidP="00F14E13">
      <w:pPr>
        <w:spacing w:before="30" w:after="50"/>
        <w:ind w:right="360"/>
        <w:rPr>
          <w:ins w:id="148" w:author="Yaki Grossman" w:date="2026-10-15T18:45:00Z" w16du:dateUtc="2026-10-15T15:45:00Z"/>
          <w:color w:val="2D3748"/>
          <w:sz w:val="20"/>
        </w:rPr>
      </w:pPr>
      <w:ins w:id="149" w:author="Yaki Grossman" w:date="2026-10-15T18:45:00Z" w16du:dateUtc="2026-10-15T15:45:00Z">
        <w:r w:rsidRPr="00F14E13">
          <w:rPr>
            <w:color w:val="2D3748"/>
            <w:sz w:val="20"/>
          </w:rPr>
          <w:t>בגלל שהסתמכנו על הרבה מאוד צוות שהיה צריך להחזיק סטופרים, זה היה מאוד מאוד מסובך, אז אמרנו שנמדוד רק פעם אחת. כמובן שהיה עדיף לעשות את המדידה של כל הארבע בלוקים ואז עושים ממוצע.</w:t>
        </w:r>
      </w:ins>
    </w:p>
    <w:p w14:paraId="6B0E0EED" w14:textId="77777777" w:rsidR="00F14E13" w:rsidRPr="00F14E13" w:rsidRDefault="00F14E13" w:rsidP="00F14E13">
      <w:pPr>
        <w:spacing w:before="30" w:after="50"/>
        <w:ind w:right="360"/>
        <w:rPr>
          <w:ins w:id="150" w:author="Yaki Grossman" w:date="2026-10-15T18:45:00Z" w16du:dateUtc="2026-10-15T15:45:00Z"/>
          <w:color w:val="2D3748"/>
          <w:sz w:val="20"/>
        </w:rPr>
      </w:pPr>
    </w:p>
    <w:p w14:paraId="3E7B9C7A" w14:textId="3E520087" w:rsidR="00F14E13" w:rsidRPr="00F14E13" w:rsidRDefault="00F14E13" w:rsidP="00EA54FF">
      <w:pPr>
        <w:spacing w:before="30" w:after="50"/>
        <w:ind w:right="360"/>
        <w:rPr>
          <w:ins w:id="151" w:author="Yaki Grossman" w:date="2026-10-15T18:45:00Z" w16du:dateUtc="2026-10-15T15:45:00Z"/>
          <w:color w:val="2D3748"/>
          <w:sz w:val="20"/>
        </w:rPr>
      </w:pPr>
      <w:ins w:id="152" w:author="Yaki Grossman" w:date="2026-10-15T18:45:00Z" w16du:dateUtc="2026-10-15T15:45:00Z">
        <w:r w:rsidRPr="00F14E13">
          <w:rPr>
            <w:color w:val="2D3748"/>
            <w:sz w:val="20"/>
          </w:rPr>
          <w:t xml:space="preserve">אבל אם זה על המערכת, אז זה אולי יותר פשוט. </w:t>
        </w:r>
      </w:ins>
    </w:p>
    <w:p w14:paraId="272ECD69" w14:textId="77777777" w:rsidR="00F14E13" w:rsidRPr="00F14E13" w:rsidRDefault="00F14E13" w:rsidP="00F14E13">
      <w:pPr>
        <w:spacing w:before="30" w:after="50"/>
        <w:ind w:right="360"/>
        <w:rPr>
          <w:ins w:id="153" w:author="Yaki Grossman" w:date="2026-10-15T18:45:00Z" w16du:dateUtc="2026-10-15T15:45:00Z"/>
          <w:color w:val="2D3748"/>
          <w:sz w:val="20"/>
        </w:rPr>
      </w:pPr>
    </w:p>
    <w:p w14:paraId="160CC399" w14:textId="0B04C864" w:rsidR="00BD026B" w:rsidRDefault="00F14E13" w:rsidP="00363505">
      <w:pPr>
        <w:spacing w:before="30" w:after="50"/>
        <w:ind w:right="360"/>
        <w:rPr>
          <w:rtl w:val="0"/>
        </w:rPr>
      </w:pPr>
      <w:ins w:id="154" w:author="Yaki Grossman" w:date="2026-10-15T18:45:00Z" w16du:dateUtc="2026-10-15T15:45:00Z">
        <w:r w:rsidRPr="00F14E13">
          <w:rPr>
            <w:color w:val="2D3748"/>
            <w:sz w:val="20"/>
          </w:rPr>
          <w:lastRenderedPageBreak/>
          <w:t xml:space="preserve">מבחינת הניתוחים </w:t>
        </w:r>
      </w:ins>
      <w:ins w:id="155" w:author="Yaki Grossman" w:date="2026-10-15T18:46:00Z" w16du:dateUtc="2026-10-15T15:46:00Z">
        <w:r w:rsidR="00EA54FF">
          <w:rPr>
            <w:rFonts w:hint="cs"/>
            <w:color w:val="2D3748"/>
            <w:sz w:val="20"/>
          </w:rPr>
          <w:t xml:space="preserve">במודול </w:t>
        </w:r>
        <w:r w:rsidR="00363505">
          <w:rPr>
            <w:rFonts w:hint="cs"/>
            <w:color w:val="2D3748"/>
            <w:sz w:val="20"/>
          </w:rPr>
          <w:t xml:space="preserve">האנליטי: </w:t>
        </w:r>
      </w:ins>
      <w:ins w:id="156" w:author="Yaki Grossman" w:date="2026-10-15T18:45:00Z" w16du:dateUtc="2026-10-15T15:45:00Z">
        <w:r w:rsidRPr="00F14E13">
          <w:rPr>
            <w:color w:val="2D3748"/>
            <w:sz w:val="20"/>
          </w:rPr>
          <w:t xml:space="preserve"> את כל המדידות האלה אנחנו משווים לכל הילדים כדי לראות מה הזמן הממוצע שלוקח לבצע את האות, ואז בודקים אם זה באמת משתפר לאורך האותיות שהם לומדים, לאורך השנה, ואם זה בעלייה עם ה-</w:t>
        </w:r>
        <w:r w:rsidRPr="00F14E13">
          <w:rPr>
            <w:color w:val="2D3748"/>
            <w:sz w:val="20"/>
            <w:rtl w:val="0"/>
          </w:rPr>
          <w:t>ILT</w:t>
        </w:r>
        <w:r w:rsidRPr="00F14E13">
          <w:rPr>
            <w:color w:val="2D3748"/>
            <w:sz w:val="20"/>
          </w:rPr>
          <w:t>.</w:t>
        </w:r>
        <w:r w:rsidRPr="00F14E13">
          <w:rPr>
            <w:rFonts w:hint="cs"/>
            <w:color w:val="2D3748"/>
            <w:sz w:val="20"/>
          </w:rPr>
          <w:t xml:space="preserve"> </w:t>
        </w:r>
      </w:ins>
    </w:p>
    <w:p w14:paraId="5B50ABAB" w14:textId="77777777" w:rsidR="00E51B32" w:rsidRDefault="00000000" w:rsidP="00D82A06">
      <w:pPr>
        <w:spacing w:before="180" w:after="60"/>
      </w:pPr>
      <w:r>
        <w:rPr>
          <w:b/>
          <w:color w:val="2B6CB0"/>
          <w:sz w:val="23"/>
        </w:rPr>
        <w:t>5.8 פיקוח כיתתי לקבוצה קטנה (1:4 / 1:6) עם וידאו חי</w:t>
      </w:r>
    </w:p>
    <w:p w14:paraId="40D6AA32" w14:textId="77777777" w:rsidR="00E51B32" w:rsidRDefault="00000000" w:rsidP="00D82A06">
      <w:pPr>
        <w:spacing w:before="40" w:after="80"/>
      </w:pPr>
      <w:r>
        <w:rPr>
          <w:color w:val="2D3748"/>
          <w:sz w:val="20"/>
        </w:rPr>
        <w:t>הקוקפיט הכיתתי מציג 4 רבעים מקביליים (עד 6 מקסימום). בכל רובריקה מוצג כפתור `[SHOW VIDEO]` המאפשר למאבחן לפתוח חלון וידאו חי של מצלמת ה-IP של אותו תלמיד (שולחן/ידיים), עם כפתור `[X]` לסגירה מהירה, לצד כפתורי `[Inspect 1:1]` ו-`[Repeat Block]` פרטניים.</w:t>
      </w:r>
    </w:p>
    <w:p w14:paraId="064C094C" w14:textId="77777777" w:rsidR="00E51B32" w:rsidRDefault="00000000" w:rsidP="00D82A06">
      <w:pPr>
        <w:spacing w:before="280" w:after="80"/>
      </w:pPr>
      <w:r>
        <w:rPr>
          <w:b/>
          <w:color w:val="1A365D"/>
          <w:sz w:val="28"/>
        </w:rPr>
        <w:t>6. שרטוט מסכי האפליקציה ומפרט ממשק משתמש (UI Wireframes v2.0)</w:t>
      </w:r>
    </w:p>
    <w:p w14:paraId="2E0D66E0" w14:textId="77777777" w:rsidR="00E51B32" w:rsidRDefault="00000000" w:rsidP="00D82A06">
      <w:pPr>
        <w:spacing w:before="180" w:after="60"/>
      </w:pPr>
      <w:r>
        <w:rPr>
          <w:b/>
          <w:color w:val="2B6CB0"/>
          <w:sz w:val="23"/>
        </w:rPr>
        <w:t>6.1 מסך עמוד תפעול ובקרה (Evaluator Control Page)</w:t>
      </w:r>
    </w:p>
    <w:p w14:paraId="5330770A" w14:textId="77777777" w:rsidR="00E51B32" w:rsidRDefault="00000000" w:rsidP="00D82A06">
      <w:pPr>
        <w:spacing w:before="160" w:after="40"/>
      </w:pPr>
      <w:r>
        <w:rPr>
          <w:noProof/>
        </w:rPr>
        <w:drawing>
          <wp:inline distT="0" distB="0" distL="0" distR="0" wp14:anchorId="632C9684" wp14:editId="40972D94">
            <wp:extent cx="5852160" cy="3789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control_page.png"/>
                    <pic:cNvPicPr/>
                  </pic:nvPicPr>
                  <pic:blipFill>
                    <a:blip r:embed="rId11"/>
                    <a:stretch>
                      <a:fillRect/>
                    </a:stretch>
                  </pic:blipFill>
                  <pic:spPr>
                    <a:xfrm>
                      <a:off x="0" y="0"/>
                      <a:ext cx="5852160" cy="3789970"/>
                    </a:xfrm>
                    <a:prstGeom prst="rect">
                      <a:avLst/>
                    </a:prstGeom>
                  </pic:spPr>
                </pic:pic>
              </a:graphicData>
            </a:graphic>
          </wp:inline>
        </w:drawing>
      </w:r>
    </w:p>
    <w:p w14:paraId="0553A868" w14:textId="77777777" w:rsidR="00E51B32" w:rsidRDefault="00000000" w:rsidP="00D82A06">
      <w:pPr>
        <w:spacing w:before="20" w:after="160"/>
      </w:pPr>
      <w:r>
        <w:rPr>
          <w:i/>
          <w:color w:val="4A5568"/>
          <w:sz w:val="18"/>
        </w:rPr>
        <w:t>איור 2: שרטוט מסך עמוד תפעול ובקרה עם כפתורי שלבים לכל ימי המבדק (Control Page Wireframe)</w:t>
      </w:r>
    </w:p>
    <w:p w14:paraId="7570553A" w14:textId="419F3ED9" w:rsidR="00D82A06" w:rsidRDefault="00000000" w:rsidP="00D82A06">
      <w:pPr>
        <w:spacing w:before="30" w:after="50"/>
        <w:ind w:right="360"/>
        <w:rPr>
          <w:ins w:id="157" w:author="Yaki Grossman" w:date="2026-10-15T14:48:00Z" w16du:dateUtc="2026-10-15T11:48:00Z"/>
          <w:color w:val="2D3748"/>
          <w:sz w:val="20"/>
        </w:rPr>
      </w:pPr>
      <w:r>
        <w:rPr>
          <w:b/>
          <w:color w:val="2B6CB0"/>
          <w:sz w:val="20"/>
        </w:rPr>
        <w:t xml:space="preserve">• </w:t>
      </w:r>
      <w:r>
        <w:rPr>
          <w:b/>
          <w:color w:val="1A365D"/>
          <w:sz w:val="20"/>
        </w:rPr>
        <w:t xml:space="preserve">מבנה העמוד: </w:t>
      </w:r>
      <w:r>
        <w:rPr>
          <w:color w:val="2D3748"/>
          <w:sz w:val="20"/>
        </w:rPr>
        <w:t>מרכז את כפתורי ההזנקה לכל שלבי הפרוטוקול של יום 1, יום 2 ויום 3. כל כפתור מציג את שם השלב, פירוט קצר ותגית סטטוס (Completed בירוק / Dispatch בכחול). כפתור [Open Live Cockpit] מאפשר מעבר ידני מהיר לקוקפיט.</w:t>
      </w:r>
    </w:p>
    <w:p w14:paraId="223B86DE" w14:textId="09DE84D8" w:rsidR="00E617EB" w:rsidRDefault="00E617EB" w:rsidP="00D82A06">
      <w:pPr>
        <w:spacing w:before="30" w:after="50"/>
        <w:ind w:right="360"/>
        <w:rPr>
          <w:rFonts w:hint="cs"/>
          <w:color w:val="2D3748"/>
          <w:sz w:val="20"/>
        </w:rPr>
      </w:pPr>
      <w:ins w:id="158" w:author="Yaki Grossman" w:date="2026-10-15T14:48:00Z" w16du:dateUtc="2026-10-15T11:48:00Z">
        <w:r>
          <w:rPr>
            <w:rFonts w:hint="cs"/>
            <w:color w:val="2D3748"/>
            <w:sz w:val="20"/>
          </w:rPr>
          <w:t>** נדרש כאן להוס</w:t>
        </w:r>
        <w:r w:rsidR="00895B56">
          <w:rPr>
            <w:rFonts w:hint="cs"/>
            <w:color w:val="2D3748"/>
            <w:sz w:val="20"/>
          </w:rPr>
          <w:t>יף סמו</w:t>
        </w:r>
      </w:ins>
      <w:ins w:id="159" w:author="Yaki Grossman" w:date="2026-10-15T14:49:00Z" w16du:dateUtc="2026-10-15T11:49:00Z">
        <w:r w:rsidR="00895B56">
          <w:rPr>
            <w:rFonts w:hint="cs"/>
            <w:color w:val="2D3748"/>
            <w:sz w:val="20"/>
          </w:rPr>
          <w:t xml:space="preserve">ך לרובריקה של </w:t>
        </w:r>
        <w:r w:rsidR="00FA5840">
          <w:rPr>
            <w:color w:val="2D3748"/>
            <w:sz w:val="20"/>
            <w:rtl w:val="0"/>
          </w:rPr>
          <w:t>Day 3</w:t>
        </w:r>
        <w:r w:rsidR="00FA5840">
          <w:rPr>
            <w:rFonts w:hint="cs"/>
            <w:color w:val="2D3748"/>
            <w:sz w:val="20"/>
          </w:rPr>
          <w:t xml:space="preserve"> (אפשר להקטין אותה) רובריקה נוספת</w:t>
        </w:r>
      </w:ins>
      <w:ins w:id="160" w:author="Yaki Grossman" w:date="2026-10-15T14:50:00Z" w16du:dateUtc="2026-10-15T11:50:00Z">
        <w:r w:rsidR="00FA5840">
          <w:rPr>
            <w:rFonts w:hint="cs"/>
            <w:color w:val="2D3748"/>
            <w:sz w:val="20"/>
          </w:rPr>
          <w:t xml:space="preserve"> עבור </w:t>
        </w:r>
        <w:r w:rsidR="00FA5840" w:rsidRPr="005353D9">
          <w:rPr>
            <w:b/>
            <w:color w:val="2B6CB0"/>
            <w:sz w:val="23"/>
            <w:rtl w:val="0"/>
          </w:rPr>
          <w:t>Intervention Program</w:t>
        </w:r>
        <w:r w:rsidR="00FA5840">
          <w:rPr>
            <w:rFonts w:hint="cs"/>
            <w:b/>
            <w:color w:val="2B6CB0"/>
            <w:sz w:val="23"/>
          </w:rPr>
          <w:t xml:space="preserve"> שזו משימה</w:t>
        </w:r>
        <w:r w:rsidR="00564E09">
          <w:rPr>
            <w:rFonts w:hint="cs"/>
            <w:b/>
            <w:color w:val="2B6CB0"/>
            <w:sz w:val="23"/>
          </w:rPr>
          <w:t xml:space="preserve"> שיכולה לחזור על עצמה במועדים שונים כאשר ההתקדמות במשימה זאת היא על פי </w:t>
        </w:r>
      </w:ins>
      <w:ins w:id="161" w:author="Yaki Grossman" w:date="2026-10-15T15:03:00Z" w16du:dateUtc="2026-10-15T12:03:00Z">
        <w:r w:rsidR="00614974" w:rsidRPr="00614974">
          <w:rPr>
            <w:b/>
            <w:color w:val="2B6CB0"/>
            <w:sz w:val="23"/>
          </w:rPr>
          <w:t xml:space="preserve">הסדר </w:t>
        </w:r>
        <w:r w:rsidR="00EE6FA0">
          <w:rPr>
            <w:rFonts w:hint="cs"/>
            <w:b/>
            <w:color w:val="2B6CB0"/>
            <w:sz w:val="23"/>
          </w:rPr>
          <w:t xml:space="preserve">של האותיות </w:t>
        </w:r>
      </w:ins>
      <w:ins w:id="162" w:author="Yaki Grossman" w:date="2026-10-15T15:06:00Z" w16du:dateUtc="2026-10-15T12:06:00Z">
        <w:r w:rsidR="00DD4DD5">
          <w:rPr>
            <w:rFonts w:hint="cs"/>
            <w:b/>
            <w:color w:val="2B6CB0"/>
            <w:sz w:val="23"/>
          </w:rPr>
          <w:t>(עם הבלוק המתאים לכל אות)</w:t>
        </w:r>
        <w:r w:rsidR="009A0A76">
          <w:rPr>
            <w:rFonts w:hint="cs"/>
            <w:b/>
            <w:color w:val="2B6CB0"/>
            <w:sz w:val="23"/>
          </w:rPr>
          <w:t xml:space="preserve"> </w:t>
        </w:r>
      </w:ins>
      <w:ins w:id="163" w:author="Yaki Grossman" w:date="2026-10-15T15:03:00Z" w16du:dateUtc="2026-10-15T12:03:00Z">
        <w:r w:rsidR="00614974" w:rsidRPr="00614974">
          <w:rPr>
            <w:b/>
            <w:color w:val="2B6CB0"/>
            <w:sz w:val="23"/>
          </w:rPr>
          <w:t>לפי תוכנית ההתערבות שמבוססת על רמת הקושי וצורת האות.</w:t>
        </w:r>
      </w:ins>
      <w:ins w:id="164" w:author="Yaki Grossman" w:date="2026-10-15T15:04:00Z" w16du:dateUtc="2026-10-15T12:04:00Z">
        <w:r w:rsidR="00182770">
          <w:rPr>
            <w:rFonts w:hint="cs"/>
            <w:b/>
            <w:color w:val="2B6CB0"/>
            <w:sz w:val="23"/>
          </w:rPr>
          <w:t xml:space="preserve"> תוכנית זאת תוזן למערכת</w:t>
        </w:r>
      </w:ins>
      <w:ins w:id="165" w:author="Yaki Grossman" w:date="2026-10-15T15:05:00Z" w16du:dateUtc="2026-10-15T12:05:00Z">
        <w:r w:rsidR="00BB3AF5">
          <w:rPr>
            <w:rFonts w:hint="cs"/>
            <w:b/>
            <w:color w:val="2B6CB0"/>
            <w:sz w:val="23"/>
          </w:rPr>
          <w:t xml:space="preserve"> ברמת המערכת עם אפשרות שינוי ל </w:t>
        </w:r>
        <w:r w:rsidR="00BB3AF5">
          <w:rPr>
            <w:b/>
            <w:color w:val="2B6CB0"/>
            <w:sz w:val="23"/>
            <w:rtl w:val="0"/>
          </w:rPr>
          <w:t>Domain</w:t>
        </w:r>
        <w:r w:rsidR="00BB3AF5">
          <w:rPr>
            <w:rFonts w:hint="cs"/>
            <w:b/>
            <w:color w:val="2B6CB0"/>
            <w:sz w:val="23"/>
          </w:rPr>
          <w:t xml:space="preserve"> </w:t>
        </w:r>
        <w:r w:rsidR="006E5AA4">
          <w:rPr>
            <w:rFonts w:hint="cs"/>
            <w:b/>
            <w:color w:val="2B6CB0"/>
            <w:sz w:val="23"/>
          </w:rPr>
          <w:t>או לבית הספר</w:t>
        </w:r>
      </w:ins>
      <w:ins w:id="166" w:author="Yaki Grossman" w:date="2026-10-15T15:03:00Z" w16du:dateUtc="2026-10-15T12:03:00Z">
        <w:r w:rsidR="00614974" w:rsidRPr="00614974">
          <w:rPr>
            <w:b/>
            <w:color w:val="2B6CB0"/>
            <w:sz w:val="23"/>
          </w:rPr>
          <w:t>.</w:t>
        </w:r>
        <w:r w:rsidR="00614974" w:rsidRPr="00614974">
          <w:rPr>
            <w:b/>
            <w:color w:val="2B6CB0"/>
            <w:sz w:val="23"/>
          </w:rPr>
          <w:t xml:space="preserve"> </w:t>
        </w:r>
      </w:ins>
      <w:ins w:id="167" w:author="Yaki Grossman" w:date="2026-10-15T14:52:00Z" w16du:dateUtc="2026-10-15T11:52:00Z">
        <w:r w:rsidR="0006746A">
          <w:rPr>
            <w:rFonts w:hint="cs"/>
            <w:b/>
            <w:color w:val="2B6CB0"/>
            <w:sz w:val="23"/>
          </w:rPr>
          <w:t xml:space="preserve">המעבר </w:t>
        </w:r>
        <w:r w:rsidR="00C77940">
          <w:rPr>
            <w:rFonts w:hint="cs"/>
            <w:b/>
            <w:color w:val="2B6CB0"/>
            <w:sz w:val="23"/>
          </w:rPr>
          <w:t>מאות אחת לבאה</w:t>
        </w:r>
      </w:ins>
      <w:ins w:id="168" w:author="Yaki Grossman" w:date="2026-10-15T15:05:00Z" w16du:dateUtc="2026-10-15T12:05:00Z">
        <w:r w:rsidR="006E5AA4">
          <w:rPr>
            <w:rFonts w:hint="cs"/>
            <w:b/>
            <w:color w:val="2B6CB0"/>
            <w:sz w:val="23"/>
          </w:rPr>
          <w:t xml:space="preserve"> </w:t>
        </w:r>
      </w:ins>
      <w:ins w:id="169" w:author="Yaki Grossman" w:date="2026-10-15T15:07:00Z" w16du:dateUtc="2026-10-15T12:07:00Z">
        <w:r w:rsidR="009A0A76">
          <w:rPr>
            <w:rFonts w:hint="cs"/>
            <w:b/>
            <w:color w:val="2B6CB0"/>
            <w:sz w:val="23"/>
          </w:rPr>
          <w:t xml:space="preserve">אחריה </w:t>
        </w:r>
        <w:r w:rsidR="000C4F32">
          <w:rPr>
            <w:rFonts w:hint="cs"/>
            <w:b/>
            <w:color w:val="2B6CB0"/>
            <w:sz w:val="23"/>
          </w:rPr>
          <w:t xml:space="preserve">על </w:t>
        </w:r>
      </w:ins>
      <w:ins w:id="170" w:author="Yaki Grossman" w:date="2026-10-15T15:05:00Z" w16du:dateUtc="2026-10-15T12:05:00Z">
        <w:r w:rsidR="006E5AA4">
          <w:rPr>
            <w:rFonts w:hint="cs"/>
            <w:b/>
            <w:color w:val="2B6CB0"/>
            <w:sz w:val="23"/>
          </w:rPr>
          <w:t>פי ה</w:t>
        </w:r>
      </w:ins>
      <w:ins w:id="171" w:author="Yaki Grossman" w:date="2026-10-15T15:06:00Z" w16du:dateUtc="2026-10-15T12:06:00Z">
        <w:r w:rsidR="006E5AA4">
          <w:rPr>
            <w:rFonts w:hint="cs"/>
            <w:b/>
            <w:color w:val="2B6CB0"/>
            <w:sz w:val="23"/>
          </w:rPr>
          <w:t>תוכנית</w:t>
        </w:r>
      </w:ins>
      <w:ins w:id="172" w:author="Yaki Grossman" w:date="2026-10-15T15:07:00Z" w16du:dateUtc="2026-10-15T12:07:00Z">
        <w:r w:rsidR="000C4F32">
          <w:rPr>
            <w:rFonts w:hint="cs"/>
            <w:b/>
            <w:color w:val="2B6CB0"/>
            <w:sz w:val="23"/>
          </w:rPr>
          <w:t xml:space="preserve"> שנבחרה</w:t>
        </w:r>
      </w:ins>
      <w:ins w:id="173" w:author="Yaki Grossman" w:date="2026-10-15T14:52:00Z" w16du:dateUtc="2026-10-15T11:52:00Z">
        <w:r w:rsidR="00C77940">
          <w:rPr>
            <w:rFonts w:hint="cs"/>
            <w:b/>
            <w:color w:val="2B6CB0"/>
            <w:sz w:val="23"/>
          </w:rPr>
          <w:t xml:space="preserve"> תעשה </w:t>
        </w:r>
        <w:r w:rsidR="00CC328E">
          <w:rPr>
            <w:rFonts w:hint="cs"/>
            <w:b/>
            <w:color w:val="2B6CB0"/>
            <w:sz w:val="23"/>
          </w:rPr>
          <w:t>בהחלטה של ה</w:t>
        </w:r>
      </w:ins>
      <w:ins w:id="174" w:author="Yaki Grossman" w:date="2026-10-15T14:53:00Z" w16du:dateUtc="2026-10-15T11:53:00Z">
        <w:r w:rsidR="00CC328E">
          <w:rPr>
            <w:rFonts w:hint="cs"/>
            <w:b/>
            <w:color w:val="2B6CB0"/>
            <w:sz w:val="23"/>
          </w:rPr>
          <w:t xml:space="preserve">מאבחן המאמן שיבחר בין </w:t>
        </w:r>
        <w:r w:rsidR="00CC328E">
          <w:rPr>
            <w:b/>
            <w:color w:val="2B6CB0"/>
            <w:sz w:val="23"/>
            <w:rtl w:val="0"/>
          </w:rPr>
          <w:t>Repea</w:t>
        </w:r>
        <w:r w:rsidR="00F72D61">
          <w:rPr>
            <w:b/>
            <w:color w:val="2B6CB0"/>
            <w:sz w:val="23"/>
            <w:rtl w:val="0"/>
          </w:rPr>
          <w:t>t Letter Block</w:t>
        </w:r>
        <w:r w:rsidR="00F72D61">
          <w:rPr>
            <w:rFonts w:hint="cs"/>
            <w:b/>
            <w:color w:val="2B6CB0"/>
            <w:sz w:val="23"/>
          </w:rPr>
          <w:t xml:space="preserve"> לבין </w:t>
        </w:r>
      </w:ins>
      <w:ins w:id="175" w:author="Yaki Grossman" w:date="2026-10-15T14:54:00Z" w16du:dateUtc="2026-10-15T11:54:00Z">
        <w:r w:rsidR="00F72D61">
          <w:rPr>
            <w:b/>
            <w:color w:val="2B6CB0"/>
            <w:sz w:val="23"/>
            <w:rtl w:val="0"/>
          </w:rPr>
          <w:t>Next Letter B</w:t>
        </w:r>
        <w:r w:rsidR="00BD3478">
          <w:rPr>
            <w:b/>
            <w:color w:val="2B6CB0"/>
            <w:sz w:val="23"/>
            <w:rtl w:val="0"/>
          </w:rPr>
          <w:t>lock</w:t>
        </w:r>
        <w:r w:rsidR="00BD3478">
          <w:rPr>
            <w:rFonts w:hint="cs"/>
            <w:b/>
            <w:color w:val="2B6CB0"/>
            <w:sz w:val="23"/>
          </w:rPr>
          <w:t>.</w:t>
        </w:r>
      </w:ins>
    </w:p>
    <w:p w14:paraId="153ADF6E" w14:textId="77777777" w:rsidR="00D82A06" w:rsidRDefault="00D82A06">
      <w:pPr>
        <w:bidi w:val="0"/>
        <w:rPr>
          <w:color w:val="2D3748"/>
          <w:sz w:val="20"/>
        </w:rPr>
      </w:pPr>
      <w:r>
        <w:rPr>
          <w:color w:val="2D3748"/>
          <w:sz w:val="20"/>
        </w:rPr>
        <w:br w:type="page"/>
      </w:r>
    </w:p>
    <w:p w14:paraId="71827BCB" w14:textId="77777777" w:rsidR="00E51B32" w:rsidRDefault="00000000" w:rsidP="00D82A06">
      <w:pPr>
        <w:spacing w:before="180" w:after="60"/>
      </w:pPr>
      <w:r>
        <w:rPr>
          <w:b/>
          <w:color w:val="2B6CB0"/>
          <w:sz w:val="23"/>
        </w:rPr>
        <w:lastRenderedPageBreak/>
        <w:t>6.2 מסך הגדרת מבדק וצימוד טאבלט (Setup &amp; Intake Console)</w:t>
      </w:r>
    </w:p>
    <w:p w14:paraId="35D3FFFA" w14:textId="77777777" w:rsidR="00E51B32" w:rsidRDefault="00000000" w:rsidP="00D82A06">
      <w:pPr>
        <w:spacing w:before="160" w:after="40"/>
      </w:pPr>
      <w:commentRangeStart w:id="176"/>
      <w:r>
        <w:rPr>
          <w:noProof/>
        </w:rPr>
        <w:drawing>
          <wp:inline distT="0" distB="0" distL="0" distR="0" wp14:anchorId="02BC68A0" wp14:editId="11067E25">
            <wp:extent cx="5852160" cy="3789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evaluator_setup.png"/>
                    <pic:cNvPicPr/>
                  </pic:nvPicPr>
                  <pic:blipFill>
                    <a:blip r:embed="rId12"/>
                    <a:stretch>
                      <a:fillRect/>
                    </a:stretch>
                  </pic:blipFill>
                  <pic:spPr>
                    <a:xfrm>
                      <a:off x="0" y="0"/>
                      <a:ext cx="5852160" cy="3789970"/>
                    </a:xfrm>
                    <a:prstGeom prst="rect">
                      <a:avLst/>
                    </a:prstGeom>
                  </pic:spPr>
                </pic:pic>
              </a:graphicData>
            </a:graphic>
          </wp:inline>
        </w:drawing>
      </w:r>
      <w:commentRangeEnd w:id="176"/>
      <w:r w:rsidR="00E7613F">
        <w:rPr>
          <w:rStyle w:val="CommentReference"/>
          <w:sz w:val="22"/>
          <w:szCs w:val="22"/>
        </w:rPr>
        <w:commentReference w:id="176"/>
      </w:r>
    </w:p>
    <w:p w14:paraId="210FDC95" w14:textId="77777777" w:rsidR="00E51B32" w:rsidRDefault="00000000" w:rsidP="00D82A06">
      <w:pPr>
        <w:spacing w:before="20" w:after="160"/>
      </w:pPr>
      <w:r>
        <w:rPr>
          <w:i/>
          <w:color w:val="4A5568"/>
          <w:sz w:val="18"/>
        </w:rPr>
        <w:t>איור 3: שרטוט מסך הגדרת מבדק, בחירת שפה וצימוד מצלמת IP (Setup &amp; Intake Wireframe)</w:t>
      </w:r>
    </w:p>
    <w:p w14:paraId="788E13E5" w14:textId="77777777" w:rsidR="00E51B32" w:rsidRDefault="00000000" w:rsidP="00D82A06">
      <w:pPr>
        <w:spacing w:before="30" w:after="50"/>
        <w:ind w:right="360"/>
      </w:pPr>
      <w:r>
        <w:rPr>
          <w:b/>
          <w:color w:val="2B6CB0"/>
          <w:sz w:val="20"/>
        </w:rPr>
        <w:t xml:space="preserve">• </w:t>
      </w:r>
      <w:r>
        <w:rPr>
          <w:b/>
          <w:color w:val="1A365D"/>
          <w:sz w:val="20"/>
        </w:rPr>
        <w:t xml:space="preserve">עדכוני ממשק: </w:t>
      </w:r>
      <w:r>
        <w:rPr>
          <w:color w:val="2D3748"/>
          <w:sz w:val="20"/>
        </w:rPr>
        <w:t>הוספת שדה בחירת שפת התלמיד (עברית / אנגלית / ערבית) ב-Dropdown בכרטיס 1. מיקום כפתור [START SESSION &gt;] בחלק התחתון הימני של כרטיס 3 כך שאינו מסתיר את פרטי החומרה. הוספת כפתור [CAMERA PREVIEW] לכיוונון זווית המצלמה לשולחן בלבד.</w:t>
      </w:r>
    </w:p>
    <w:p w14:paraId="7D9E3B3D" w14:textId="77777777" w:rsidR="00E51B32" w:rsidRDefault="00000000" w:rsidP="00D82A06">
      <w:pPr>
        <w:spacing w:before="180" w:after="60"/>
      </w:pPr>
      <w:r>
        <w:rPr>
          <w:b/>
          <w:color w:val="2B6CB0"/>
          <w:sz w:val="23"/>
        </w:rPr>
        <w:t>6.3 מסך קנבס הכתיבה בטאבלט התלמיד (Student Kiosk Canvas)</w:t>
      </w:r>
    </w:p>
    <w:p w14:paraId="3A538786" w14:textId="77777777" w:rsidR="00E51B32" w:rsidRDefault="00000000" w:rsidP="00D82A06">
      <w:pPr>
        <w:spacing w:before="160" w:after="40"/>
      </w:pPr>
      <w:r>
        <w:rPr>
          <w:noProof/>
        </w:rPr>
        <w:drawing>
          <wp:inline distT="0" distB="0" distL="0" distR="0" wp14:anchorId="412217E0" wp14:editId="53FAD353">
            <wp:extent cx="5852160" cy="3789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student_kiosk_canvas.png"/>
                    <pic:cNvPicPr/>
                  </pic:nvPicPr>
                  <pic:blipFill>
                    <a:blip r:embed="rId13"/>
                    <a:stretch>
                      <a:fillRect/>
                    </a:stretch>
                  </pic:blipFill>
                  <pic:spPr>
                    <a:xfrm>
                      <a:off x="0" y="0"/>
                      <a:ext cx="5852160" cy="3789970"/>
                    </a:xfrm>
                    <a:prstGeom prst="rect">
                      <a:avLst/>
                    </a:prstGeom>
                  </pic:spPr>
                </pic:pic>
              </a:graphicData>
            </a:graphic>
          </wp:inline>
        </w:drawing>
      </w:r>
    </w:p>
    <w:p w14:paraId="3182FCF7" w14:textId="77777777" w:rsidR="00E51B32" w:rsidRDefault="00000000" w:rsidP="00D82A06">
      <w:pPr>
        <w:spacing w:before="20" w:after="160"/>
      </w:pPr>
      <w:r>
        <w:rPr>
          <w:i/>
          <w:color w:val="4A5568"/>
          <w:sz w:val="18"/>
        </w:rPr>
        <w:t>איור 4: שרטוט מסך קנבס הטאבלט - עימוד RTL תקין, כפתור במרכז וללא בית עפרון (Student Kiosk Canvas)</w:t>
      </w:r>
    </w:p>
    <w:p w14:paraId="092F6F0B" w14:textId="77777777" w:rsidR="00E51B32" w:rsidRDefault="00000000" w:rsidP="00D82A06">
      <w:pPr>
        <w:spacing w:before="30" w:after="50"/>
        <w:ind w:right="360"/>
      </w:pPr>
      <w:r>
        <w:rPr>
          <w:b/>
          <w:color w:val="2B6CB0"/>
          <w:sz w:val="20"/>
        </w:rPr>
        <w:lastRenderedPageBreak/>
        <w:t xml:space="preserve">• </w:t>
      </w:r>
      <w:r>
        <w:rPr>
          <w:b/>
          <w:color w:val="1A365D"/>
          <w:sz w:val="20"/>
        </w:rPr>
        <w:t xml:space="preserve">עדכוני ממשק: </w:t>
      </w:r>
      <w:r>
        <w:rPr>
          <w:color w:val="2D3748"/>
          <w:sz w:val="20"/>
        </w:rPr>
        <w:t>הסרת אובייקט בית העפרון (הילד מונחה להניח את העט על השולחן). כפתור [בלוק הבא &gt;&gt;] ממוקם במרכז התחתון של המסך. תיקון שגיאות RTL בכיתוב 'רחוב 1', 'רחוב 2', 'רחוב 3' וכיווניות מספרי הבתים. בשפות LTR (אנגלית) המסך משוקף במלואו כתמונת ראי.</w:t>
      </w:r>
    </w:p>
    <w:p w14:paraId="7BC3AE44" w14:textId="77777777" w:rsidR="00E51B32" w:rsidRDefault="00000000" w:rsidP="00D82A06">
      <w:pPr>
        <w:spacing w:before="180" w:after="60"/>
      </w:pPr>
      <w:r>
        <w:rPr>
          <w:b/>
          <w:color w:val="2B6CB0"/>
          <w:sz w:val="23"/>
        </w:rPr>
        <w:t>6.4 מסך תבנית מחברת שורות (Lined Notebook Canvas - NB2Pages)</w:t>
      </w:r>
    </w:p>
    <w:p w14:paraId="1D016C87" w14:textId="77777777" w:rsidR="00E51B32" w:rsidRDefault="00000000" w:rsidP="00D82A06">
      <w:pPr>
        <w:spacing w:before="160" w:after="40"/>
      </w:pPr>
      <w:commentRangeStart w:id="177"/>
      <w:commentRangeStart w:id="178"/>
      <w:r>
        <w:rPr>
          <w:noProof/>
        </w:rPr>
        <w:drawing>
          <wp:inline distT="0" distB="0" distL="0" distR="0" wp14:anchorId="588A0705" wp14:editId="423C2BEC">
            <wp:extent cx="5852160" cy="37899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notebook_canvas.png"/>
                    <pic:cNvPicPr/>
                  </pic:nvPicPr>
                  <pic:blipFill>
                    <a:blip r:embed="rId14"/>
                    <a:stretch>
                      <a:fillRect/>
                    </a:stretch>
                  </pic:blipFill>
                  <pic:spPr>
                    <a:xfrm>
                      <a:off x="0" y="0"/>
                      <a:ext cx="5852160" cy="3789970"/>
                    </a:xfrm>
                    <a:prstGeom prst="rect">
                      <a:avLst/>
                    </a:prstGeom>
                  </pic:spPr>
                </pic:pic>
              </a:graphicData>
            </a:graphic>
          </wp:inline>
        </w:drawing>
      </w:r>
      <w:commentRangeEnd w:id="178"/>
      <w:r w:rsidR="00E7613F">
        <w:rPr>
          <w:rStyle w:val="CommentReference"/>
          <w:sz w:val="22"/>
          <w:szCs w:val="22"/>
        </w:rPr>
        <w:commentReference w:id="178"/>
      </w:r>
      <w:commentRangeEnd w:id="177"/>
      <w:r w:rsidR="00E7613F">
        <w:rPr>
          <w:rStyle w:val="CommentReference"/>
          <w:sz w:val="22"/>
          <w:szCs w:val="22"/>
        </w:rPr>
        <w:commentReference w:id="177"/>
      </w:r>
    </w:p>
    <w:p w14:paraId="5AAD3A67" w14:textId="77777777" w:rsidR="00E51B32" w:rsidRDefault="00000000" w:rsidP="00D82A06">
      <w:pPr>
        <w:spacing w:before="20" w:after="160"/>
      </w:pPr>
      <w:r>
        <w:rPr>
          <w:i/>
          <w:color w:val="4A5568"/>
          <w:sz w:val="18"/>
        </w:rPr>
        <w:t>איור 5: שרטוט מסך תבנית מחברת שורות בטאבלט (Lined Notebook Canvas Wireframe)</w:t>
      </w:r>
    </w:p>
    <w:p w14:paraId="42A66692" w14:textId="130D99E2" w:rsidR="00D82A06" w:rsidRDefault="00000000" w:rsidP="00D82A06">
      <w:pPr>
        <w:spacing w:before="30" w:after="50"/>
        <w:ind w:right="360"/>
        <w:rPr>
          <w:color w:val="2D3748"/>
          <w:sz w:val="20"/>
        </w:rPr>
      </w:pPr>
      <w:r>
        <w:rPr>
          <w:b/>
          <w:color w:val="2B6CB0"/>
          <w:sz w:val="20"/>
        </w:rPr>
        <w:t xml:space="preserve">• </w:t>
      </w:r>
      <w:r>
        <w:rPr>
          <w:b/>
          <w:color w:val="1A365D"/>
          <w:sz w:val="20"/>
        </w:rPr>
        <w:t xml:space="preserve">מבנה התבנית: </w:t>
      </w:r>
      <w:r>
        <w:rPr>
          <w:color w:val="2D3748"/>
          <w:sz w:val="20"/>
        </w:rPr>
        <w:t>מציג דף מחברת שורות אותנטי (קווים כחולים אופקיים ופס שוליים ורדרד). התלמיד מתבקש למלא 3 שורות עם 5 אותיות מומצאות בכל שורה (15 אותיות סה"כ). בתחתית המסך מוצג כפתור [עמוד הבא &gt;&gt;]. המערכת מודדת זמן ביצוע בלבד.</w:t>
      </w:r>
    </w:p>
    <w:p w14:paraId="0BD535A4" w14:textId="77777777" w:rsidR="00D82A06" w:rsidRDefault="00D82A06">
      <w:pPr>
        <w:bidi w:val="0"/>
        <w:rPr>
          <w:color w:val="2D3748"/>
          <w:sz w:val="20"/>
        </w:rPr>
      </w:pPr>
      <w:r>
        <w:rPr>
          <w:color w:val="2D3748"/>
          <w:sz w:val="20"/>
        </w:rPr>
        <w:br w:type="page"/>
      </w:r>
    </w:p>
    <w:p w14:paraId="04B9D120" w14:textId="77777777" w:rsidR="00E51B32" w:rsidRDefault="00000000" w:rsidP="00D82A06">
      <w:pPr>
        <w:spacing w:before="180" w:after="60"/>
      </w:pPr>
      <w:r>
        <w:rPr>
          <w:b/>
          <w:color w:val="2B6CB0"/>
          <w:sz w:val="23"/>
        </w:rPr>
        <w:lastRenderedPageBreak/>
        <w:t>6.5 מסך קוקפיט המאבחן 1:1 (Proctor Cockpit 80%/20%)</w:t>
      </w:r>
    </w:p>
    <w:p w14:paraId="6798632F" w14:textId="77777777" w:rsidR="00E51B32" w:rsidRDefault="00000000" w:rsidP="00D82A06">
      <w:pPr>
        <w:spacing w:before="160" w:after="40"/>
      </w:pPr>
      <w:r>
        <w:rPr>
          <w:noProof/>
        </w:rPr>
        <w:drawing>
          <wp:inline distT="0" distB="0" distL="0" distR="0" wp14:anchorId="196DE629" wp14:editId="28237C2D">
            <wp:extent cx="5852160" cy="37241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evaluator_cockpit.png"/>
                    <pic:cNvPicPr/>
                  </pic:nvPicPr>
                  <pic:blipFill>
                    <a:blip r:embed="rId15"/>
                    <a:stretch>
                      <a:fillRect/>
                    </a:stretch>
                  </pic:blipFill>
                  <pic:spPr>
                    <a:xfrm>
                      <a:off x="0" y="0"/>
                      <a:ext cx="5852160" cy="3724102"/>
                    </a:xfrm>
                    <a:prstGeom prst="rect">
                      <a:avLst/>
                    </a:prstGeom>
                  </pic:spPr>
                </pic:pic>
              </a:graphicData>
            </a:graphic>
          </wp:inline>
        </w:drawing>
      </w:r>
    </w:p>
    <w:p w14:paraId="5C21E281" w14:textId="77777777" w:rsidR="00E51B32" w:rsidRDefault="00000000" w:rsidP="00D82A06">
      <w:pPr>
        <w:spacing w:before="20" w:after="160"/>
      </w:pPr>
      <w:r>
        <w:rPr>
          <w:i/>
          <w:color w:val="4A5568"/>
          <w:sz w:val="18"/>
        </w:rPr>
        <w:t>איור 6: שרטוט מסך קוקפיט המאבחן - קו ריחוף צהוב, מפתח צבעים וכפתור סיום מהבהב (Evaluator Cockpit Wireframe)</w:t>
      </w:r>
    </w:p>
    <w:p w14:paraId="1AFB664D" w14:textId="77777777" w:rsidR="00E51B32" w:rsidRDefault="00000000" w:rsidP="00D82A06">
      <w:pPr>
        <w:spacing w:before="30" w:after="50"/>
        <w:ind w:right="360"/>
      </w:pPr>
      <w:r>
        <w:rPr>
          <w:b/>
          <w:color w:val="2B6CB0"/>
          <w:sz w:val="20"/>
        </w:rPr>
        <w:t xml:space="preserve">• </w:t>
      </w:r>
      <w:r>
        <w:rPr>
          <w:b/>
          <w:color w:val="1A365D"/>
          <w:sz w:val="20"/>
        </w:rPr>
        <w:t xml:space="preserve">עדכוני ממשק: </w:t>
      </w:r>
      <w:r>
        <w:rPr>
          <w:color w:val="2D3748"/>
          <w:sz w:val="20"/>
        </w:rPr>
        <w:t>ציור קו ריחוף צהוב רציף במעברי עט באוויר. הוספת מפתח צבעי לחץ (Pressure color legend) בתחתית השיקוף. הסרת קופסת ההתרעה הסטטית והחלפתה בהבהוב דינמי של כפתור [MANUAL FINISH BLOCK]. הוספת כפתור [CONTROL PAGE] לחזרה נוחה לעמוד הבקרה.</w:t>
      </w:r>
    </w:p>
    <w:p w14:paraId="39905FFB" w14:textId="77777777" w:rsidR="00E51B32" w:rsidRDefault="00000000" w:rsidP="00D82A06">
      <w:pPr>
        <w:spacing w:before="180" w:after="60"/>
      </w:pPr>
      <w:r>
        <w:rPr>
          <w:b/>
          <w:color w:val="2B6CB0"/>
          <w:sz w:val="23"/>
        </w:rPr>
        <w:t>6.6 מסך פיקוח כיתתי לקבוצה קטנה (1:4 Multi-Student Classroom)</w:t>
      </w:r>
    </w:p>
    <w:p w14:paraId="72BEE903" w14:textId="77777777" w:rsidR="00E51B32" w:rsidRDefault="00000000" w:rsidP="00D82A06">
      <w:pPr>
        <w:spacing w:before="160" w:after="40"/>
      </w:pPr>
      <w:r>
        <w:rPr>
          <w:noProof/>
        </w:rPr>
        <w:drawing>
          <wp:inline distT="0" distB="0" distL="0" distR="0" wp14:anchorId="745F968C" wp14:editId="121F6EA6">
            <wp:extent cx="5852160" cy="37899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multistudent_cockpit.png"/>
                    <pic:cNvPicPr/>
                  </pic:nvPicPr>
                  <pic:blipFill>
                    <a:blip r:embed="rId16"/>
                    <a:stretch>
                      <a:fillRect/>
                    </a:stretch>
                  </pic:blipFill>
                  <pic:spPr>
                    <a:xfrm>
                      <a:off x="0" y="0"/>
                      <a:ext cx="5852160" cy="3789970"/>
                    </a:xfrm>
                    <a:prstGeom prst="rect">
                      <a:avLst/>
                    </a:prstGeom>
                  </pic:spPr>
                </pic:pic>
              </a:graphicData>
            </a:graphic>
          </wp:inline>
        </w:drawing>
      </w:r>
    </w:p>
    <w:p w14:paraId="20FE0736" w14:textId="77777777" w:rsidR="00E51B32" w:rsidRDefault="00000000" w:rsidP="00D82A06">
      <w:pPr>
        <w:spacing w:before="20" w:after="160"/>
      </w:pPr>
      <w:r>
        <w:rPr>
          <w:i/>
          <w:color w:val="4A5568"/>
          <w:sz w:val="18"/>
        </w:rPr>
        <w:t>איור 7: שרטוט מסך קוקפיט כיתתי עם חלון וידאו חי מכפתור [SHOW VIDEO] (Multi-Student Cockpit)</w:t>
      </w:r>
    </w:p>
    <w:p w14:paraId="4C67647B" w14:textId="77777777" w:rsidR="00E51B32" w:rsidRDefault="00000000" w:rsidP="00D82A06">
      <w:pPr>
        <w:spacing w:before="30" w:after="50"/>
        <w:ind w:right="360"/>
      </w:pPr>
      <w:r>
        <w:rPr>
          <w:b/>
          <w:color w:val="2B6CB0"/>
          <w:sz w:val="20"/>
        </w:rPr>
        <w:lastRenderedPageBreak/>
        <w:t xml:space="preserve">• </w:t>
      </w:r>
      <w:r>
        <w:rPr>
          <w:b/>
          <w:color w:val="1A365D"/>
          <w:sz w:val="20"/>
        </w:rPr>
        <w:t xml:space="preserve">עדכוני ממשק: </w:t>
      </w:r>
      <w:r>
        <w:rPr>
          <w:color w:val="2D3748"/>
          <w:sz w:val="20"/>
        </w:rPr>
        <w:t>הוספת כפתור [SHOW VIDEO] בכל כרטיס תלמיד, הפותח חלון וידאו חי של מצלמת ה-IP (שולחן/ידיים) עם כפתור [X] לסגירה מהירה, לצד כפתורי הבקרה הקיימים.</w:t>
      </w:r>
    </w:p>
    <w:p w14:paraId="35868F90" w14:textId="77777777" w:rsidR="00E51B32" w:rsidRDefault="00000000" w:rsidP="00D82A06">
      <w:pPr>
        <w:spacing w:before="280" w:after="80"/>
      </w:pPr>
      <w:r>
        <w:rPr>
          <w:b/>
          <w:color w:val="1A365D"/>
          <w:sz w:val="28"/>
        </w:rPr>
        <w:t>7. ציוד שדה, עטים מועדפים ומערך מצלמות IP מהשטח</w:t>
      </w:r>
    </w:p>
    <w:p w14:paraId="063E48BB" w14:textId="77777777" w:rsidR="00E51B32" w:rsidRDefault="00000000" w:rsidP="00D82A06">
      <w:pPr>
        <w:spacing w:before="40" w:after="80"/>
      </w:pPr>
      <w:r>
        <w:rPr>
          <w:color w:val="2D3748"/>
          <w:sz w:val="20"/>
        </w:rPr>
        <w:t>להלן פירוט הציוד הנבדק והמאושר ששימש במחקרי השדה ומהווה בסיס לפריסת המערכת:</w:t>
      </w:r>
    </w:p>
    <w:p w14:paraId="1E78D101" w14:textId="77777777" w:rsidR="00E51B32" w:rsidRDefault="00000000" w:rsidP="00D82A06">
      <w:pPr>
        <w:spacing w:before="160" w:after="40"/>
      </w:pPr>
      <w:r>
        <w:rPr>
          <w:noProof/>
        </w:rPr>
        <w:drawing>
          <wp:inline distT="0" distB="0" distL="0" distR="0" wp14:anchorId="5AE49E76" wp14:editId="0F9FEBA3">
            <wp:extent cx="4114800" cy="48143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T - Desktop Video Camera recording the ILT session 1.jpg"/>
                    <pic:cNvPicPr/>
                  </pic:nvPicPr>
                  <pic:blipFill>
                    <a:blip r:embed="rId17"/>
                    <a:stretch>
                      <a:fillRect/>
                    </a:stretch>
                  </pic:blipFill>
                  <pic:spPr>
                    <a:xfrm>
                      <a:off x="0" y="0"/>
                      <a:ext cx="4114800" cy="4814391"/>
                    </a:xfrm>
                    <a:prstGeom prst="rect">
                      <a:avLst/>
                    </a:prstGeom>
                  </pic:spPr>
                </pic:pic>
              </a:graphicData>
            </a:graphic>
          </wp:inline>
        </w:drawing>
      </w:r>
    </w:p>
    <w:p w14:paraId="1BF6C724" w14:textId="77777777" w:rsidR="00E51B32" w:rsidRDefault="00000000" w:rsidP="00D82A06">
      <w:pPr>
        <w:spacing w:before="20" w:after="160"/>
      </w:pPr>
      <w:r>
        <w:rPr>
          <w:i/>
          <w:color w:val="4A5568"/>
          <w:sz w:val="18"/>
        </w:rPr>
        <w:t>איור 8: מצלמת IP אלחוטית Sricam SP006 מוצבת על שולחן האבחון (מכוונת לשולחן ולידיים בלבד להגנת פרטיות)</w:t>
      </w:r>
    </w:p>
    <w:p w14:paraId="65427742" w14:textId="77777777" w:rsidR="00E51B32" w:rsidRDefault="00000000" w:rsidP="00D82A06">
      <w:pPr>
        <w:spacing w:before="160" w:after="40"/>
      </w:pPr>
      <w:r>
        <w:rPr>
          <w:noProof/>
        </w:rPr>
        <w:lastRenderedPageBreak/>
        <w:drawing>
          <wp:inline distT="0" distB="0" distL="0" distR="0" wp14:anchorId="051F8CBB" wp14:editId="2666A479">
            <wp:extent cx="5303520" cy="323832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T - Camera Mgmt System.jpg"/>
                    <pic:cNvPicPr/>
                  </pic:nvPicPr>
                  <pic:blipFill>
                    <a:blip r:embed="rId18"/>
                    <a:stretch>
                      <a:fillRect/>
                    </a:stretch>
                  </pic:blipFill>
                  <pic:spPr>
                    <a:xfrm>
                      <a:off x="0" y="0"/>
                      <a:ext cx="5303520" cy="3238324"/>
                    </a:xfrm>
                    <a:prstGeom prst="rect">
                      <a:avLst/>
                    </a:prstGeom>
                  </pic:spPr>
                </pic:pic>
              </a:graphicData>
            </a:graphic>
          </wp:inline>
        </w:drawing>
      </w:r>
    </w:p>
    <w:p w14:paraId="41E60E3F" w14:textId="77777777" w:rsidR="00E51B32" w:rsidRDefault="00000000" w:rsidP="00D82A06">
      <w:pPr>
        <w:spacing w:before="20" w:after="160"/>
      </w:pPr>
      <w:r>
        <w:rPr>
          <w:i/>
          <w:color w:val="4A5568"/>
          <w:sz w:val="18"/>
        </w:rPr>
        <w:t>איור 9: מערכת ניהול מצלמות CMS המציגה פיקוח מקבילי על 6 עמדות אבחון בכיתה</w:t>
      </w:r>
    </w:p>
    <w:p w14:paraId="31BD569D" w14:textId="77777777" w:rsidR="00E51B32" w:rsidRDefault="00000000" w:rsidP="00D82A06">
      <w:pPr>
        <w:spacing w:before="160" w:after="40"/>
      </w:pPr>
      <w:r>
        <w:rPr>
          <w:noProof/>
        </w:rPr>
        <w:drawing>
          <wp:inline distT="0" distB="0" distL="0" distR="0" wp14:anchorId="4AC074D2" wp14:editId="544E8556">
            <wp:extent cx="3840480" cy="449190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T - Notebook page sample.jpg"/>
                    <pic:cNvPicPr/>
                  </pic:nvPicPr>
                  <pic:blipFill>
                    <a:blip r:embed="rId19"/>
                    <a:stretch>
                      <a:fillRect/>
                    </a:stretch>
                  </pic:blipFill>
                  <pic:spPr>
                    <a:xfrm>
                      <a:off x="0" y="0"/>
                      <a:ext cx="3840480" cy="4491904"/>
                    </a:xfrm>
                    <a:prstGeom prst="rect">
                      <a:avLst/>
                    </a:prstGeom>
                  </pic:spPr>
                </pic:pic>
              </a:graphicData>
            </a:graphic>
          </wp:inline>
        </w:drawing>
      </w:r>
    </w:p>
    <w:p w14:paraId="47B082B3" w14:textId="77777777" w:rsidR="00E51B32" w:rsidRDefault="00000000" w:rsidP="00D82A06">
      <w:pPr>
        <w:spacing w:before="20" w:after="160"/>
      </w:pPr>
      <w:r>
        <w:rPr>
          <w:i/>
          <w:color w:val="4A5568"/>
          <w:sz w:val="18"/>
        </w:rPr>
        <w:t>איור 10: דוגמת ביצוע אות מומצאת בדף מחברת שורות (3 שורות x 5 אותיות) מהמחקר המקורי</w:t>
      </w:r>
    </w:p>
    <w:p w14:paraId="5992F9AC" w14:textId="77777777" w:rsidR="00E51B32" w:rsidRDefault="00000000" w:rsidP="00D82A06">
      <w:pPr>
        <w:spacing w:before="160" w:after="40"/>
      </w:pPr>
      <w:r>
        <w:rPr>
          <w:noProof/>
        </w:rPr>
        <w:lastRenderedPageBreak/>
        <w:drawing>
          <wp:inline distT="0" distB="0" distL="0" distR="0" wp14:anchorId="635E2768" wp14:editId="2E1AA197">
            <wp:extent cx="3657600" cy="60206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T - Prefered Pens for the testes.png"/>
                    <pic:cNvPicPr/>
                  </pic:nvPicPr>
                  <pic:blipFill>
                    <a:blip r:embed="rId20"/>
                    <a:stretch>
                      <a:fillRect/>
                    </a:stretch>
                  </pic:blipFill>
                  <pic:spPr>
                    <a:xfrm>
                      <a:off x="0" y="0"/>
                      <a:ext cx="3657600" cy="6020612"/>
                    </a:xfrm>
                    <a:prstGeom prst="rect">
                      <a:avLst/>
                    </a:prstGeom>
                  </pic:spPr>
                </pic:pic>
              </a:graphicData>
            </a:graphic>
          </wp:inline>
        </w:drawing>
      </w:r>
    </w:p>
    <w:p w14:paraId="768123DB" w14:textId="77777777" w:rsidR="00E51B32" w:rsidRDefault="00000000" w:rsidP="00D82A06">
      <w:pPr>
        <w:spacing w:before="20" w:after="160"/>
      </w:pPr>
      <w:r>
        <w:rPr>
          <w:i/>
          <w:color w:val="4A5568"/>
          <w:sz w:val="18"/>
        </w:rPr>
        <w:t>איור 11: עטי EMR מועדפים למבדק: ימין - Dr. Grip Digital for Wacom (אחיזה רחבה ארגונומית) | שמאל - STAEDTLER Noris digital jumbo (תחושת עיפרון טבעית ומחק דיגיטלי)</w:t>
      </w:r>
    </w:p>
    <w:p w14:paraId="534989BC" w14:textId="77777777" w:rsidR="00E51B32" w:rsidRDefault="00000000" w:rsidP="00D82A06">
      <w:pPr>
        <w:spacing w:before="30" w:after="50"/>
        <w:ind w:right="360"/>
      </w:pPr>
      <w:r>
        <w:rPr>
          <w:b/>
          <w:color w:val="2B6CB0"/>
          <w:sz w:val="20"/>
        </w:rPr>
        <w:t xml:space="preserve">• </w:t>
      </w:r>
      <w:r>
        <w:rPr>
          <w:b/>
          <w:color w:val="1A365D"/>
          <w:sz w:val="20"/>
        </w:rPr>
        <w:t xml:space="preserve">עטי EMR ארגונומיים מומלצים: </w:t>
      </w:r>
      <w:r>
        <w:rPr>
          <w:color w:val="2D3748"/>
          <w:sz w:val="20"/>
        </w:rPr>
        <w:t>נבחנו שני עטים ארגונומיים מובילים לטאבלט Wacom DTHA116: עט Dr. Grip Digital for Wacom בעל אחיזת סיליקון רחבה למניעת התעייפות כף היד, ועט STAEDTLER Noris digital jumbo בעל מבנה עיפרון עבה משולש המותאם במיוחד לתלמידי כיתות היסודי הצעירות.</w:t>
      </w:r>
    </w:p>
    <w:p w14:paraId="4735D0D5" w14:textId="77777777" w:rsidR="00E51B32" w:rsidRDefault="00000000" w:rsidP="00D82A06">
      <w:pPr>
        <w:spacing w:before="280" w:after="80"/>
      </w:pPr>
      <w:r>
        <w:rPr>
          <w:b/>
          <w:color w:val="1A365D"/>
          <w:sz w:val="28"/>
        </w:rPr>
        <w:t>8. מודל חישוב שגיאות, מדדים קינמטיים ואלגוריתמיקה קלינית</w:t>
      </w:r>
    </w:p>
    <w:p w14:paraId="7699458E" w14:textId="77777777" w:rsidR="00E51B32" w:rsidRDefault="00000000" w:rsidP="00D82A06">
      <w:pPr>
        <w:spacing w:before="30" w:after="50"/>
        <w:ind w:right="360"/>
      </w:pPr>
      <w:r>
        <w:rPr>
          <w:b/>
          <w:color w:val="2B6CB0"/>
          <w:sz w:val="20"/>
        </w:rPr>
        <w:t xml:space="preserve">• </w:t>
      </w:r>
      <w:r>
        <w:rPr>
          <w:b/>
          <w:color w:val="1A365D"/>
          <w:sz w:val="20"/>
        </w:rPr>
        <w:t xml:space="preserve">הרמת יד פנימית בתוך אות (Internal Pen Lift &gt; 0): </w:t>
      </w:r>
      <w:r>
        <w:rPr>
          <w:color w:val="2D3748"/>
          <w:sz w:val="20"/>
        </w:rPr>
        <w:t>כל אות נדרשת להיכתב בקו רציף אחד. אירוע Pen Up (לחץ = 0) לפני נקודת היעד התחתונה P3 נרשם כשגיאת אות.</w:t>
      </w:r>
    </w:p>
    <w:p w14:paraId="710E520B" w14:textId="77777777" w:rsidR="00E51B32" w:rsidRDefault="00000000" w:rsidP="00D82A06">
      <w:pPr>
        <w:spacing w:before="30" w:after="50"/>
        <w:ind w:right="360"/>
      </w:pPr>
      <w:r>
        <w:rPr>
          <w:b/>
          <w:color w:val="2B6CB0"/>
          <w:sz w:val="20"/>
        </w:rPr>
        <w:t xml:space="preserve">• </w:t>
      </w:r>
      <w:r>
        <w:rPr>
          <w:b/>
          <w:color w:val="1A365D"/>
          <w:sz w:val="20"/>
        </w:rPr>
        <w:t xml:space="preserve">מעבר דרך נקודת האמצע (Middle Target Dot Hit): </w:t>
      </w:r>
      <w:r>
        <w:rPr>
          <w:color w:val="2D3748"/>
          <w:sz w:val="20"/>
        </w:rPr>
        <w:t>הקו חייב לעבור דרך השטח המעגלי המוגדר של נקודת האמצע P2. החטאת נקודת האמצע מוגדרת כשגיאת אות.</w:t>
      </w:r>
    </w:p>
    <w:p w14:paraId="4D6E5AC5" w14:textId="77777777" w:rsidR="00E51B32" w:rsidRDefault="00000000" w:rsidP="00D82A06">
      <w:pPr>
        <w:spacing w:before="30" w:after="50"/>
        <w:ind w:right="360"/>
      </w:pPr>
      <w:r>
        <w:rPr>
          <w:b/>
          <w:color w:val="2B6CB0"/>
          <w:sz w:val="20"/>
        </w:rPr>
        <w:t xml:space="preserve">• </w:t>
      </w:r>
      <w:r>
        <w:rPr>
          <w:b/>
          <w:color w:val="1A365D"/>
          <w:sz w:val="20"/>
        </w:rPr>
        <w:t xml:space="preserve">רוחב סגמנט וטולרנס (15±2 מ"מ): </w:t>
      </w:r>
      <w:r>
        <w:rPr>
          <w:color w:val="2D3748"/>
          <w:sz w:val="20"/>
        </w:rPr>
        <w:t>רוחב נומינלי 15 מ"מ, טולרנס 13–17 מ"מ. חריגה מעל 17 מ"מ או מתחת ל-13 מ"מ מוגדרת כשגיאת רוחב.</w:t>
      </w:r>
    </w:p>
    <w:p w14:paraId="1D9D0B44" w14:textId="77777777" w:rsidR="00E51B32" w:rsidRDefault="00000000" w:rsidP="00D82A06">
      <w:pPr>
        <w:spacing w:before="30" w:after="50"/>
        <w:ind w:right="360"/>
      </w:pPr>
      <w:r>
        <w:rPr>
          <w:b/>
          <w:color w:val="2B6CB0"/>
          <w:sz w:val="20"/>
        </w:rPr>
        <w:t xml:space="preserve">• </w:t>
      </w:r>
      <w:r>
        <w:rPr>
          <w:b/>
          <w:color w:val="1A365D"/>
          <w:sz w:val="20"/>
        </w:rPr>
        <w:t xml:space="preserve">מדד הרמות יד בבלוק (Benchmark = 15): </w:t>
      </w:r>
      <w:r>
        <w:rPr>
          <w:color w:val="2D3748"/>
          <w:sz w:val="20"/>
        </w:rPr>
        <w:t>בלוק תקין של 15 אותיות מכיל בדיוק 15 הרמות יד בין האותיות. חריגה מעל 15 מעידה על קטיעות קו וכתיבה מקוטעת.</w:t>
      </w:r>
    </w:p>
    <w:p w14:paraId="2CC5DF0F" w14:textId="77777777" w:rsidR="00E51B32" w:rsidRDefault="00000000" w:rsidP="00D82A06">
      <w:pPr>
        <w:spacing w:before="30" w:after="50"/>
        <w:ind w:right="360"/>
      </w:pPr>
      <w:r>
        <w:rPr>
          <w:b/>
          <w:color w:val="2B6CB0"/>
          <w:sz w:val="20"/>
        </w:rPr>
        <w:t xml:space="preserve">• </w:t>
      </w:r>
      <w:r>
        <w:rPr>
          <w:b/>
          <w:color w:val="1A365D"/>
          <w:sz w:val="20"/>
        </w:rPr>
        <w:t xml:space="preserve">מדדי זמנים למחברת שורות: </w:t>
      </w:r>
      <w:r>
        <w:rPr>
          <w:color w:val="2D3748"/>
          <w:sz w:val="20"/>
        </w:rPr>
        <w:t>בעמודי מחברת השורות (NB2Pages) המערכת מודדת את זמן הביצוע הכולל לעמוד (מרגע נגיעה ראשונה ועד סיום אות 15 / לחיצה על עמוד הבא).</w:t>
      </w:r>
    </w:p>
    <w:p w14:paraId="3E0B147F" w14:textId="77777777" w:rsidR="00E51B32" w:rsidRDefault="00000000" w:rsidP="00D82A06">
      <w:pPr>
        <w:spacing w:before="280" w:after="80"/>
      </w:pPr>
      <w:r>
        <w:rPr>
          <w:b/>
          <w:color w:val="1A365D"/>
          <w:sz w:val="28"/>
        </w:rPr>
        <w:lastRenderedPageBreak/>
        <w:t>9. דרישות לא-פונקציונליות, אבטחת מידע והגנת פרטיות</w:t>
      </w:r>
    </w:p>
    <w:p w14:paraId="4A1E2201" w14:textId="77777777" w:rsidR="00E51B32" w:rsidRDefault="00000000" w:rsidP="00D82A06">
      <w:pPr>
        <w:spacing w:before="30" w:after="50"/>
        <w:ind w:right="360"/>
      </w:pPr>
      <w:r>
        <w:rPr>
          <w:b/>
          <w:color w:val="2B6CB0"/>
          <w:sz w:val="20"/>
        </w:rPr>
        <w:t xml:space="preserve">• </w:t>
      </w:r>
      <w:r>
        <w:rPr>
          <w:b/>
          <w:color w:val="1A365D"/>
          <w:sz w:val="20"/>
        </w:rPr>
        <w:t xml:space="preserve">הגנת פרטיות מחמירה בווידאו (Desk Only): </w:t>
      </w:r>
      <w:r>
        <w:rPr>
          <w:color w:val="2D3748"/>
          <w:sz w:val="20"/>
        </w:rPr>
        <w:t>נאסר צילום פני הילד. המצלמה מכוילת לשולחן ולידיים בלבד. קבצי הווידאו נגישים אך ורק למאבחן שביצע את המבדק. אנליסטים חשופים לנתוני קינמטיקה אנונימיים בלבד.</w:t>
      </w:r>
    </w:p>
    <w:p w14:paraId="010B605A" w14:textId="77777777" w:rsidR="00E51B32" w:rsidRDefault="00000000" w:rsidP="00D82A06">
      <w:pPr>
        <w:spacing w:before="30" w:after="50"/>
        <w:ind w:right="360"/>
        <w:rPr>
          <w:ins w:id="179" w:author="Yaki Grossman" w:date="2026-10-15T13:56:00Z" w16du:dateUtc="2026-10-15T10:56:00Z"/>
          <w:color w:val="2D3748"/>
          <w:sz w:val="20"/>
        </w:rPr>
      </w:pPr>
      <w:r>
        <w:rPr>
          <w:b/>
          <w:color w:val="2B6CB0"/>
          <w:sz w:val="20"/>
        </w:rPr>
        <w:t xml:space="preserve">• </w:t>
      </w:r>
      <w:r>
        <w:rPr>
          <w:b/>
          <w:color w:val="1A365D"/>
          <w:sz w:val="20"/>
        </w:rPr>
        <w:t xml:space="preserve">שיהוי וביצועי זמן אמת: </w:t>
      </w:r>
      <w:r>
        <w:rPr>
          <w:color w:val="2D3748"/>
          <w:sz w:val="20"/>
        </w:rPr>
        <w:t>שיהוי שיקוף P2P ב-Wi-Fi המקומי נמוך מ-15ms, ואיגום של 4 דגימות EMR שומר על תעבורה קלה (כ-2.6 KB/s בלבד).</w:t>
      </w:r>
    </w:p>
    <w:p w14:paraId="3B3292FE" w14:textId="32BC322C" w:rsidR="002877DA" w:rsidRDefault="002877DA" w:rsidP="00D82A06">
      <w:pPr>
        <w:spacing w:before="30" w:after="50"/>
        <w:ind w:right="360"/>
      </w:pPr>
      <w:ins w:id="180" w:author="Yaki Grossman" w:date="2026-10-15T13:56:00Z" w16du:dateUtc="2026-10-15T10:56:00Z">
        <w:r>
          <w:rPr>
            <w:rFonts w:hint="cs"/>
            <w:color w:val="2D3748"/>
            <w:sz w:val="20"/>
          </w:rPr>
          <w:t>**</w:t>
        </w:r>
      </w:ins>
      <w:ins w:id="181" w:author="Yaki Grossman" w:date="2026-10-15T13:57:00Z" w16du:dateUtc="2026-10-15T10:57:00Z">
        <w:r>
          <w:rPr>
            <w:rFonts w:hint="cs"/>
            <w:color w:val="2D3748"/>
            <w:sz w:val="20"/>
          </w:rPr>
          <w:t xml:space="preserve"> יש לקבוע במסכי ניהול </w:t>
        </w:r>
      </w:ins>
      <w:ins w:id="182" w:author="Yaki Grossman" w:date="2026-10-15T13:58:00Z" w16du:dateUtc="2026-10-15T10:58:00Z">
        <w:r>
          <w:rPr>
            <w:rFonts w:hint="cs"/>
            <w:color w:val="2D3748"/>
            <w:sz w:val="20"/>
          </w:rPr>
          <w:t>ה</w:t>
        </w:r>
      </w:ins>
      <w:ins w:id="183" w:author="Yaki Grossman" w:date="2026-10-15T13:57:00Z" w16du:dateUtc="2026-10-15T10:57:00Z">
        <w:r>
          <w:rPr>
            <w:rFonts w:hint="cs"/>
            <w:color w:val="2D3748"/>
            <w:sz w:val="20"/>
          </w:rPr>
          <w:t xml:space="preserve">מערכת </w:t>
        </w:r>
      </w:ins>
      <w:ins w:id="184" w:author="Yaki Grossman" w:date="2026-10-15T13:58:00Z" w16du:dateUtc="2026-10-15T10:58:00Z">
        <w:r>
          <w:rPr>
            <w:rFonts w:hint="cs"/>
            <w:color w:val="2D3748"/>
            <w:sz w:val="20"/>
          </w:rPr>
          <w:t xml:space="preserve">על ידי המנהלן </w:t>
        </w:r>
      </w:ins>
      <w:ins w:id="185" w:author="Yaki Grossman" w:date="2026-10-15T13:57:00Z" w16du:dateUtc="2026-10-15T10:57:00Z">
        <w:r>
          <w:rPr>
            <w:rFonts w:hint="cs"/>
            <w:color w:val="2D3748"/>
            <w:sz w:val="20"/>
          </w:rPr>
          <w:t xml:space="preserve">אפשרות של עבודה לא צילום וידאו </w:t>
        </w:r>
      </w:ins>
    </w:p>
    <w:p w14:paraId="2C7C03F6" w14:textId="77777777" w:rsidR="00E51B32" w:rsidRDefault="00000000" w:rsidP="00D82A06">
      <w:pPr>
        <w:spacing w:before="30" w:after="50"/>
        <w:ind w:right="360"/>
      </w:pPr>
      <w:r>
        <w:rPr>
          <w:b/>
          <w:color w:val="2B6CB0"/>
          <w:sz w:val="20"/>
        </w:rPr>
        <w:t xml:space="preserve">• </w:t>
      </w:r>
      <w:r>
        <w:rPr>
          <w:b/>
          <w:color w:val="1A365D"/>
          <w:sz w:val="20"/>
        </w:rPr>
        <w:t xml:space="preserve">הצפנה ומחיקה מדורגת: </w:t>
      </w:r>
      <w:r>
        <w:rPr>
          <w:color w:val="2D3748"/>
          <w:sz w:val="20"/>
        </w:rPr>
        <w:t>הצפנת TLS/WSS מקומית, אחסון מוצפן LUKS / SSE-S3, ומחיקת Session מוחקת אוטומטית ומדורגת את כל קבצי הווידאו והטלמטריה.</w:t>
      </w:r>
    </w:p>
    <w:p w14:paraId="2CB0AEBD" w14:textId="77777777" w:rsidR="00E51B32" w:rsidRDefault="00000000" w:rsidP="00D82A06">
      <w:pPr>
        <w:spacing w:before="280" w:after="80"/>
      </w:pPr>
      <w:r>
        <w:rPr>
          <w:b/>
          <w:color w:val="1A365D"/>
          <w:sz w:val="28"/>
        </w:rPr>
        <w:t>10. סיכום תכולה ומוכנות ליישום (Pilot Roadmap v2.0)</w:t>
      </w:r>
    </w:p>
    <w:p w14:paraId="112C5ABF" w14:textId="77777777" w:rsidR="00E51B32" w:rsidRDefault="00000000" w:rsidP="00D82A06">
      <w:pPr>
        <w:spacing w:before="40" w:after="80"/>
      </w:pPr>
      <w:r>
        <w:rPr>
          <w:color w:val="2D3748"/>
          <w:sz w:val="20"/>
        </w:rPr>
        <w:t>מפרט מעודכן זה משלב את מלוא ממצאי השדה, הערות החוקרות ודרישות החומרה לפיילוט אוקטובר 2026:</w:t>
      </w:r>
    </w:p>
    <w:p w14:paraId="6DA2178E" w14:textId="77777777" w:rsidR="00E51B32" w:rsidRDefault="00000000" w:rsidP="00D82A06">
      <w:pPr>
        <w:spacing w:before="30" w:after="50"/>
        <w:ind w:right="360"/>
      </w:pPr>
      <w:r>
        <w:rPr>
          <w:b/>
          <w:color w:val="2B6CB0"/>
          <w:sz w:val="20"/>
        </w:rPr>
        <w:t xml:space="preserve">• </w:t>
      </w:r>
      <w:r>
        <w:rPr>
          <w:b/>
          <w:color w:val="1A365D"/>
          <w:sz w:val="20"/>
        </w:rPr>
        <w:t xml:space="preserve">מוכנות לפיתוח: </w:t>
      </w:r>
      <w:r>
        <w:rPr>
          <w:color w:val="2D3748"/>
          <w:sz w:val="20"/>
        </w:rPr>
        <w:t>מימוש עמוד תפעול ובקרה (Control Page), קנבס מחברת שורות, אינטגרציית מצלמות IP ו-CMS, ותבניות מראה לשפות LTR.</w:t>
      </w:r>
    </w:p>
    <w:sectPr w:rsidR="00E51B32" w:rsidSect="00AA431D">
      <w:pgSz w:w="11909" w:h="16834"/>
      <w:pgMar w:top="851" w:right="1080" w:bottom="851"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חגית הולנדר(מתי&quot;א רג&quot;ב)" w:date="2026-10-14T15:38:00Z" w:initials="חה">
    <w:p w14:paraId="59132421" w14:textId="77777777" w:rsidR="005E30C6" w:rsidRDefault="005E30C6" w:rsidP="005E30C6">
      <w:pPr>
        <w:pStyle w:val="CommentText"/>
        <w:jc w:val="right"/>
      </w:pPr>
      <w:r>
        <w:rPr>
          <w:rStyle w:val="CommentReference"/>
        </w:rPr>
        <w:annotationRef/>
      </w:r>
      <w:r>
        <w:t>להוסיף ילדי גן</w:t>
      </w:r>
    </w:p>
  </w:comment>
  <w:comment w:id="18" w:author="חגית הולנדר(מתי&quot;א רג&quot;ב)" w:date="2026-10-14T15:58:00Z" w:initials="חה">
    <w:p w14:paraId="5F8B6762" w14:textId="77777777" w:rsidR="003A492D" w:rsidRDefault="003A492D" w:rsidP="003A492D">
      <w:pPr>
        <w:pStyle w:val="CommentText"/>
        <w:jc w:val="right"/>
      </w:pPr>
      <w:r>
        <w:rPr>
          <w:rStyle w:val="CommentReference"/>
        </w:rPr>
        <w:annotationRef/>
      </w:r>
      <w:r>
        <w:t xml:space="preserve">טעות נחשבת אם הילד דילג בית.  בתים שהילד דילג נחשבים כשגיאה אבל, הזמן הכולל של ביצוע כל הבלוק כולל את זמן התיקון במידה והילד עשה זאת. </w:t>
      </w:r>
    </w:p>
  </w:comment>
  <w:comment w:id="46" w:author="חגית הולנדר(מתי&quot;א רג&quot;ב)" w:date="2026-10-14T16:08:00Z" w:initials="חה">
    <w:p w14:paraId="6DAB15F0" w14:textId="77777777" w:rsidR="00A3263A" w:rsidRDefault="00A3263A" w:rsidP="00A3263A">
      <w:pPr>
        <w:pStyle w:val="CommentText"/>
        <w:jc w:val="right"/>
      </w:pPr>
      <w:r>
        <w:rPr>
          <w:rStyle w:val="CommentReference"/>
        </w:rPr>
        <w:annotationRef/>
      </w:r>
      <w:r>
        <w:t xml:space="preserve">הילד צריך לבצע שורה אחת נכונה כדי להמשיך לבלוק הראשון של הניסוי. אם הוא הצליח שורה ראשונה אפשר לעבור מיד לבלוק הראשון. אם לא הצליח ממשיכים לעוד בלוק חמום עד שמצליח שורה שלמה...יש לחזור על ההנחיות שוב אם הוא לא ביצע נכון שורה שלימה בבלוק החימום הראשון. </w:t>
      </w:r>
    </w:p>
  </w:comment>
  <w:comment w:id="47" w:author="Yaki Grossman" w:date="2026-10-15T13:18:00Z" w:initials="YG">
    <w:p w14:paraId="7F995D6B" w14:textId="77777777" w:rsidR="00387D05" w:rsidRDefault="00387D05" w:rsidP="00387D05">
      <w:pPr>
        <w:pStyle w:val="CommentText"/>
        <w:bidi w:val="0"/>
      </w:pPr>
      <w:r>
        <w:rPr>
          <w:rStyle w:val="CommentReference"/>
        </w:rPr>
        <w:annotationRef/>
      </w:r>
      <w:r>
        <w:t>לשים לב שהצלחה לבצע שורה אחת נכונה נמדדת בהבנת ההוראה ולא ברמת הדיוק והזמן.  כלומר 5 בתים שבהם קו אחד מחבר את 3 הנקודות ללא הרמות יד. אין למדוד זמן או רמת דיוק</w:t>
      </w:r>
    </w:p>
  </w:comment>
  <w:comment w:id="52" w:author="חגית הולנדר(מתי&quot;א רג&quot;ב)" w:date="2026-10-14T16:16:00Z" w:initials="חה">
    <w:p w14:paraId="40BBF4E8" w14:textId="77777777" w:rsidR="00D35481" w:rsidRDefault="00D35481" w:rsidP="00D35481">
      <w:pPr>
        <w:pStyle w:val="CommentText"/>
        <w:jc w:val="right"/>
      </w:pPr>
      <w:r>
        <w:rPr>
          <w:rStyle w:val="CommentReference"/>
        </w:rPr>
        <w:annotationRef/>
      </w:r>
      <w:r>
        <w:t xml:space="preserve">אם אנחנו מבצעים 2 מדידות חוזרות אחרי שבועיים, צריך להשוות את זה 1. לשני הבלוקים הראשונים ביום הראשון 2. לשני הבלוקים האחרונים ביום הראשון 3. לשני הבלוקים הראשונים ביום השני 4. לשני הבלוקים האחרונים ביום השני. </w:t>
      </w:r>
    </w:p>
  </w:comment>
  <w:comment w:id="53" w:author="Yaki Grossman" w:date="2026-10-15T13:26:00Z" w:initials="YG">
    <w:p w14:paraId="534C554E" w14:textId="77777777" w:rsidR="00387D05" w:rsidRDefault="00387D05" w:rsidP="00387D05">
      <w:pPr>
        <w:pStyle w:val="CommentText"/>
        <w:bidi w:val="0"/>
      </w:pPr>
      <w:r>
        <w:rPr>
          <w:rStyle w:val="CommentReference"/>
        </w:rPr>
        <w:annotationRef/>
      </w:r>
      <w:r>
        <w:t>נוסחת החישוב של ציון המאובחן תוכנס כנוסחת חישוב לתוך המערכת ועל בסיס נוסחה ניתן יהיה לבצע את ההשוואות בין הדגימות כנ"ל.</w:t>
      </w:r>
    </w:p>
  </w:comment>
  <w:comment w:id="54" w:author="Yaki Grossman" w:date="2026-10-15T13:28:00Z" w:initials="YG">
    <w:p w14:paraId="02897C19" w14:textId="77777777" w:rsidR="00387D05" w:rsidRDefault="00387D05" w:rsidP="00387D05">
      <w:pPr>
        <w:pStyle w:val="CommentText"/>
        <w:bidi w:val="0"/>
      </w:pPr>
      <w:r>
        <w:rPr>
          <w:rStyle w:val="CommentReference"/>
        </w:rPr>
        <w:annotationRef/>
      </w:r>
      <w:r>
        <w:t>הנוסחה תהיה מבוססת על : מספר הרמות יד, רמת הדיוק והזמן הכולל לביצוע בלוק</w:t>
      </w:r>
    </w:p>
  </w:comment>
  <w:comment w:id="176" w:author="חגית הולנדר(מתי&quot;א רג&quot;ב)" w:date="2026-10-14T16:22:00Z" w:initials="חה">
    <w:p w14:paraId="30D4A4C5" w14:textId="77777777" w:rsidR="002877DA" w:rsidRDefault="00E7613F" w:rsidP="002877DA">
      <w:pPr>
        <w:pStyle w:val="CommentText"/>
        <w:jc w:val="right"/>
      </w:pPr>
      <w:r>
        <w:rPr>
          <w:rStyle w:val="CommentReference"/>
        </w:rPr>
        <w:annotationRef/>
      </w:r>
      <w:r w:rsidR="002877DA">
        <w:t xml:space="preserve">להוסיף שם הבודק תאריך, וכיתה של הילד ושם בית ספר תאריך האביון בסרגל העליון ופרטי בית הספר וכיתה ברובריקה של ה </w:t>
      </w:r>
      <w:r w:rsidR="002877DA">
        <w:rPr>
          <w:rtl w:val="0"/>
        </w:rPr>
        <w:t>Student intake</w:t>
      </w:r>
    </w:p>
  </w:comment>
  <w:comment w:id="178" w:author="חגית הולנדר(מתי&quot;א רג&quot;ב)" w:date="2026-10-14T16:28:00Z" w:initials="חה">
    <w:p w14:paraId="2E47D0B2" w14:textId="77777777" w:rsidR="002877DA" w:rsidRDefault="00E7613F" w:rsidP="002877DA">
      <w:pPr>
        <w:pStyle w:val="CommentText"/>
        <w:jc w:val="right"/>
      </w:pPr>
      <w:r>
        <w:rPr>
          <w:rStyle w:val="CommentReference"/>
        </w:rPr>
        <w:annotationRef/>
      </w:r>
      <w:r w:rsidR="002877DA">
        <w:t>להחליף את המחברת לצלום מחברת של 10 שורות במקום מחברת שורה אחת של כיתות ו'.  צלום דף מחברת  - ראה דוגמא של תבנית דף מחברת באיור-10 בהמשך המסמך.</w:t>
      </w:r>
    </w:p>
  </w:comment>
  <w:comment w:id="177" w:author="חגית הולנדר(מתי&quot;א רג&quot;ב)" w:date="2026-10-14T16:28:00Z" w:initials="חה">
    <w:p w14:paraId="11A9B163" w14:textId="2533B755" w:rsidR="00E7613F" w:rsidRDefault="00E7613F" w:rsidP="00E7613F">
      <w:pPr>
        <w:pStyle w:val="CommentText"/>
        <w:jc w:val="right"/>
      </w:pPr>
      <w:r>
        <w:rPr>
          <w:rStyle w:val="CommentReference"/>
        </w:rPr>
        <w:annotationRef/>
      </w:r>
      <w:r>
        <w:t>מעולה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132421" w15:done="0"/>
  <w15:commentEx w15:paraId="5F8B6762" w15:done="0"/>
  <w15:commentEx w15:paraId="6DAB15F0" w15:done="0"/>
  <w15:commentEx w15:paraId="7F995D6B" w15:paraIdParent="6DAB15F0" w15:done="0"/>
  <w15:commentEx w15:paraId="40BBF4E8" w15:done="0"/>
  <w15:commentEx w15:paraId="534C554E" w15:paraIdParent="40BBF4E8" w15:done="0"/>
  <w15:commentEx w15:paraId="02897C19" w15:paraIdParent="40BBF4E8" w15:done="0"/>
  <w15:commentEx w15:paraId="30D4A4C5" w15:done="0"/>
  <w15:commentEx w15:paraId="2E47D0B2" w15:done="0"/>
  <w15:commentEx w15:paraId="11A9B16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BBEE8E" w16cex:dateUtc="2026-10-14T12:38:00Z"/>
  <w16cex:commentExtensible w16cex:durableId="2455DBC2" w16cex:dateUtc="2026-10-14T12:58:00Z"/>
  <w16cex:commentExtensible w16cex:durableId="17B07A16" w16cex:dateUtc="2026-10-14T13:08:00Z"/>
  <w16cex:commentExtensible w16cex:durableId="267570CB" w16cex:dateUtc="2026-10-15T10:18:00Z"/>
  <w16cex:commentExtensible w16cex:durableId="491E7AC1" w16cex:dateUtc="2026-10-14T13:16:00Z"/>
  <w16cex:commentExtensible w16cex:durableId="2479F6AB" w16cex:dateUtc="2026-10-15T10:26:00Z"/>
  <w16cex:commentExtensible w16cex:durableId="7F3F4AFB" w16cex:dateUtc="2026-10-15T10:28:00Z"/>
  <w16cex:commentExtensible w16cex:durableId="540B2132" w16cex:dateUtc="2026-10-14T13:22:00Z"/>
  <w16cex:commentExtensible w16cex:durableId="5161A481" w16cex:dateUtc="2026-10-14T13:28:00Z"/>
  <w16cex:commentExtensible w16cex:durableId="60925AEF" w16cex:dateUtc="2026-10-14T13: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132421" w16cid:durableId="7CBBEE8E"/>
  <w16cid:commentId w16cid:paraId="5F8B6762" w16cid:durableId="2455DBC2"/>
  <w16cid:commentId w16cid:paraId="6DAB15F0" w16cid:durableId="17B07A16"/>
  <w16cid:commentId w16cid:paraId="7F995D6B" w16cid:durableId="267570CB"/>
  <w16cid:commentId w16cid:paraId="40BBF4E8" w16cid:durableId="491E7AC1"/>
  <w16cid:commentId w16cid:paraId="534C554E" w16cid:durableId="2479F6AB"/>
  <w16cid:commentId w16cid:paraId="02897C19" w16cid:durableId="7F3F4AFB"/>
  <w16cid:commentId w16cid:paraId="30D4A4C5" w16cid:durableId="540B2132"/>
  <w16cid:commentId w16cid:paraId="2E47D0B2" w16cid:durableId="5161A481"/>
  <w16cid:commentId w16cid:paraId="11A9B163" w16cid:durableId="60925AE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2842344">
    <w:abstractNumId w:val="8"/>
  </w:num>
  <w:num w:numId="2" w16cid:durableId="581254114">
    <w:abstractNumId w:val="6"/>
  </w:num>
  <w:num w:numId="3" w16cid:durableId="500892864">
    <w:abstractNumId w:val="5"/>
  </w:num>
  <w:num w:numId="4" w16cid:durableId="1080324221">
    <w:abstractNumId w:val="4"/>
  </w:num>
  <w:num w:numId="5" w16cid:durableId="1052118086">
    <w:abstractNumId w:val="7"/>
  </w:num>
  <w:num w:numId="6" w16cid:durableId="1636254396">
    <w:abstractNumId w:val="3"/>
  </w:num>
  <w:num w:numId="7" w16cid:durableId="1898659453">
    <w:abstractNumId w:val="2"/>
  </w:num>
  <w:num w:numId="8" w16cid:durableId="831260738">
    <w:abstractNumId w:val="1"/>
  </w:num>
  <w:num w:numId="9" w16cid:durableId="177709955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חגית הולנדר(מתי&quot;א רג&quot;ב)">
    <w15:presenceInfo w15:providerId="AD" w15:userId="S::Chagit.Hollander@matya365.org.il::00b40488-721c-455f-bc3d-638b35b5ce2d"/>
  </w15:person>
  <w15:person w15:author="Yaki Grossman">
    <w15:presenceInfo w15:providerId="Windows Live" w15:userId="882daf502b62e2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09E9"/>
    <w:rsid w:val="0006746A"/>
    <w:rsid w:val="00074312"/>
    <w:rsid w:val="00075D1B"/>
    <w:rsid w:val="000B450C"/>
    <w:rsid w:val="000C345C"/>
    <w:rsid w:val="000C4F32"/>
    <w:rsid w:val="00117B56"/>
    <w:rsid w:val="0015074B"/>
    <w:rsid w:val="00154483"/>
    <w:rsid w:val="00182770"/>
    <w:rsid w:val="00203143"/>
    <w:rsid w:val="00251687"/>
    <w:rsid w:val="00266842"/>
    <w:rsid w:val="002877DA"/>
    <w:rsid w:val="0029639D"/>
    <w:rsid w:val="00296864"/>
    <w:rsid w:val="00326F90"/>
    <w:rsid w:val="0036218A"/>
    <w:rsid w:val="00363505"/>
    <w:rsid w:val="00387D05"/>
    <w:rsid w:val="003A492D"/>
    <w:rsid w:val="003F5FAD"/>
    <w:rsid w:val="0044042C"/>
    <w:rsid w:val="00530B75"/>
    <w:rsid w:val="005353D9"/>
    <w:rsid w:val="005537E4"/>
    <w:rsid w:val="00564E09"/>
    <w:rsid w:val="00566CBF"/>
    <w:rsid w:val="005E30C6"/>
    <w:rsid w:val="0060219B"/>
    <w:rsid w:val="00614974"/>
    <w:rsid w:val="00642513"/>
    <w:rsid w:val="006E0C8C"/>
    <w:rsid w:val="006E14DB"/>
    <w:rsid w:val="006E59E3"/>
    <w:rsid w:val="006E5AA4"/>
    <w:rsid w:val="007014E9"/>
    <w:rsid w:val="00737868"/>
    <w:rsid w:val="007D1D44"/>
    <w:rsid w:val="008255AB"/>
    <w:rsid w:val="008663B9"/>
    <w:rsid w:val="00895B56"/>
    <w:rsid w:val="00965C73"/>
    <w:rsid w:val="00974E76"/>
    <w:rsid w:val="009A0A76"/>
    <w:rsid w:val="009A2E6F"/>
    <w:rsid w:val="009E22EA"/>
    <w:rsid w:val="00A3263A"/>
    <w:rsid w:val="00A7005A"/>
    <w:rsid w:val="00AA1D8D"/>
    <w:rsid w:val="00AA431D"/>
    <w:rsid w:val="00AD30F8"/>
    <w:rsid w:val="00B47730"/>
    <w:rsid w:val="00B857AC"/>
    <w:rsid w:val="00BB3AF5"/>
    <w:rsid w:val="00BD026B"/>
    <w:rsid w:val="00BD3478"/>
    <w:rsid w:val="00C3521D"/>
    <w:rsid w:val="00C77940"/>
    <w:rsid w:val="00CB0664"/>
    <w:rsid w:val="00CC328E"/>
    <w:rsid w:val="00D11EDD"/>
    <w:rsid w:val="00D12D40"/>
    <w:rsid w:val="00D35481"/>
    <w:rsid w:val="00D82A06"/>
    <w:rsid w:val="00DA3397"/>
    <w:rsid w:val="00DB0ED0"/>
    <w:rsid w:val="00DD4DD5"/>
    <w:rsid w:val="00DE5163"/>
    <w:rsid w:val="00DF1F61"/>
    <w:rsid w:val="00E51B32"/>
    <w:rsid w:val="00E617EB"/>
    <w:rsid w:val="00E7613F"/>
    <w:rsid w:val="00E9406F"/>
    <w:rsid w:val="00EA04BF"/>
    <w:rsid w:val="00EA5168"/>
    <w:rsid w:val="00EA54FF"/>
    <w:rsid w:val="00EC10D9"/>
    <w:rsid w:val="00EE58BF"/>
    <w:rsid w:val="00EE6FA0"/>
    <w:rsid w:val="00F11668"/>
    <w:rsid w:val="00F14E13"/>
    <w:rsid w:val="00F159E2"/>
    <w:rsid w:val="00F24962"/>
    <w:rsid w:val="00F72D61"/>
    <w:rsid w:val="00F93E54"/>
    <w:rsid w:val="00F95099"/>
    <w:rsid w:val="00FA58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322037"/>
  <w14:defaultImageDpi w14:val="300"/>
  <w15:docId w15:val="{EA8B4F5D-D442-45C2-9FFF-47C884B0F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bidi/>
    </w:pPr>
    <w:rPr>
      <w:rFonts w:ascii="Arial" w:hAnsi="Arial" w:cs="Arial"/>
      <w:rtl/>
      <w:lang w:bidi="he-I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5E30C6"/>
    <w:pPr>
      <w:spacing w:after="0" w:line="240" w:lineRule="auto"/>
    </w:pPr>
    <w:rPr>
      <w:rFonts w:ascii="Arial" w:hAnsi="Arial" w:cs="Arial"/>
      <w:rtl/>
      <w:lang w:bidi="he-IL"/>
    </w:rPr>
  </w:style>
  <w:style w:type="character" w:styleId="CommentReference">
    <w:name w:val="annotation reference"/>
    <w:basedOn w:val="DefaultParagraphFont"/>
    <w:uiPriority w:val="99"/>
    <w:semiHidden/>
    <w:unhideWhenUsed/>
    <w:rsid w:val="005E30C6"/>
    <w:rPr>
      <w:sz w:val="16"/>
      <w:szCs w:val="16"/>
    </w:rPr>
  </w:style>
  <w:style w:type="paragraph" w:styleId="CommentText">
    <w:name w:val="annotation text"/>
    <w:basedOn w:val="Normal"/>
    <w:link w:val="CommentTextChar"/>
    <w:uiPriority w:val="99"/>
    <w:unhideWhenUsed/>
    <w:rsid w:val="005E30C6"/>
    <w:pPr>
      <w:spacing w:line="240" w:lineRule="auto"/>
    </w:pPr>
    <w:rPr>
      <w:sz w:val="20"/>
      <w:szCs w:val="20"/>
    </w:rPr>
  </w:style>
  <w:style w:type="character" w:customStyle="1" w:styleId="CommentTextChar">
    <w:name w:val="Comment Text Char"/>
    <w:basedOn w:val="DefaultParagraphFont"/>
    <w:link w:val="CommentText"/>
    <w:uiPriority w:val="99"/>
    <w:rsid w:val="005E30C6"/>
    <w:rPr>
      <w:rFonts w:ascii="Arial" w:hAnsi="Arial" w:cs="Arial"/>
      <w:sz w:val="20"/>
      <w:szCs w:val="20"/>
      <w:lang w:bidi="he-IL"/>
    </w:rPr>
  </w:style>
  <w:style w:type="paragraph" w:styleId="CommentSubject">
    <w:name w:val="annotation subject"/>
    <w:basedOn w:val="CommentText"/>
    <w:next w:val="CommentText"/>
    <w:link w:val="CommentSubjectChar"/>
    <w:uiPriority w:val="99"/>
    <w:semiHidden/>
    <w:unhideWhenUsed/>
    <w:rsid w:val="005E30C6"/>
    <w:rPr>
      <w:b/>
      <w:bCs/>
    </w:rPr>
  </w:style>
  <w:style w:type="character" w:customStyle="1" w:styleId="CommentSubjectChar">
    <w:name w:val="Comment Subject Char"/>
    <w:basedOn w:val="CommentTextChar"/>
    <w:link w:val="CommentSubject"/>
    <w:uiPriority w:val="99"/>
    <w:semiHidden/>
    <w:rsid w:val="005E30C6"/>
    <w:rPr>
      <w:rFonts w:ascii="Arial" w:hAnsi="Arial" w:cs="Arial"/>
      <w:b/>
      <w:bCs/>
      <w:sz w:val="20"/>
      <w:szCs w:val="20"/>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image" Target="media/image9.jpg"/><Relationship Id="rId3" Type="http://schemas.openxmlformats.org/officeDocument/2006/relationships/styles" Target="styles.xml"/><Relationship Id="rId21" Type="http://schemas.openxmlformats.org/officeDocument/2006/relationships/fontTable" Target="fontTable.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jp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jp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16</Pages>
  <Words>3815</Words>
  <Characters>21752</Characters>
  <Application>Microsoft Office Word</Application>
  <DocSecurity>0</DocSecurity>
  <Lines>181</Lines>
  <Paragraphs>51</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Manager/>
  <Company/>
  <LinksUpToDate>false</LinksUpToDate>
  <CharactersWithSpaces>25516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Yaki Grossman</cp:lastModifiedBy>
  <cp:revision>28</cp:revision>
  <dcterms:created xsi:type="dcterms:W3CDTF">2026-10-15T15:55:00Z</dcterms:created>
  <dcterms:modified xsi:type="dcterms:W3CDTF">2026-10-15T16:20:00Z</dcterms:modified>
  <cp:category/>
</cp:coreProperties>
</file>